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3A10C" w14:textId="77777777" w:rsidR="00796E9D" w:rsidRDefault="00565CB9">
      <w:pPr>
        <w:widowControl/>
        <w:spacing w:afterLines="100" w:after="312" w:line="520" w:lineRule="exact"/>
        <w:jc w:val="center"/>
        <w:rPr>
          <w:rFonts w:ascii="Times New Roman" w:eastAsia="仿宋_GB2312" w:hAnsi="Times New Roman"/>
          <w:sz w:val="32"/>
          <w:szCs w:val="32"/>
        </w:rPr>
      </w:pPr>
      <w:r>
        <w:rPr>
          <w:rFonts w:ascii="方正公文小标宋" w:eastAsia="方正公文小标宋" w:hAnsi="方正公文小标宋" w:cs="方正公文小标宋" w:hint="eastAsia"/>
          <w:color w:val="3A3A3A"/>
          <w:spacing w:val="15"/>
          <w:kern w:val="0"/>
          <w:sz w:val="36"/>
          <w:szCs w:val="36"/>
          <w:lang w:bidi="ar"/>
        </w:rPr>
        <w:t>关于征集本市</w:t>
      </w:r>
      <w:r>
        <w:rPr>
          <w:rFonts w:ascii="方正公文小标宋" w:eastAsia="方正公文小标宋" w:hAnsi="方正公文小标宋" w:cs="方正公文小标宋" w:hint="eastAsia"/>
          <w:color w:val="3A3A3A"/>
          <w:spacing w:val="15"/>
          <w:kern w:val="0"/>
          <w:sz w:val="36"/>
          <w:szCs w:val="36"/>
          <w:lang w:bidi="ar"/>
        </w:rPr>
        <w:t>2025</w:t>
      </w:r>
      <w:r>
        <w:rPr>
          <w:rFonts w:ascii="方正公文小标宋" w:eastAsia="方正公文小标宋" w:hAnsi="方正公文小标宋" w:cs="方正公文小标宋" w:hint="eastAsia"/>
          <w:color w:val="3A3A3A"/>
          <w:spacing w:val="15"/>
          <w:kern w:val="0"/>
          <w:sz w:val="36"/>
          <w:szCs w:val="36"/>
          <w:lang w:bidi="ar"/>
        </w:rPr>
        <w:t>年度</w:t>
      </w:r>
      <w:r>
        <w:rPr>
          <w:rFonts w:ascii="方正公文小标宋" w:eastAsia="方正公文小标宋" w:hAnsi="方正公文小标宋" w:cs="方正公文小标宋" w:hint="eastAsia"/>
          <w:color w:val="3A3A3A"/>
          <w:spacing w:val="15"/>
          <w:kern w:val="0"/>
          <w:sz w:val="36"/>
          <w:szCs w:val="36"/>
          <w:lang w:bidi="ar"/>
        </w:rPr>
        <w:t>6G</w:t>
      </w:r>
      <w:r>
        <w:rPr>
          <w:rFonts w:ascii="方正公文小标宋" w:eastAsia="方正公文小标宋" w:hAnsi="方正公文小标宋" w:cs="方正公文小标宋" w:hint="eastAsia"/>
          <w:color w:val="3A3A3A"/>
          <w:spacing w:val="15"/>
          <w:kern w:val="0"/>
          <w:sz w:val="36"/>
          <w:szCs w:val="36"/>
          <w:lang w:bidi="ar"/>
        </w:rPr>
        <w:t>科技创新专项</w:t>
      </w:r>
      <w:r>
        <w:rPr>
          <w:rFonts w:ascii="方正公文小标宋" w:eastAsia="方正公文小标宋" w:hAnsi="方正公文小标宋" w:cs="方正公文小标宋" w:hint="eastAsia"/>
          <w:color w:val="3A3A3A"/>
          <w:spacing w:val="15"/>
          <w:kern w:val="0"/>
          <w:sz w:val="36"/>
          <w:szCs w:val="36"/>
          <w:lang w:bidi="ar"/>
        </w:rPr>
        <w:br/>
      </w:r>
      <w:r>
        <w:rPr>
          <w:rFonts w:ascii="方正公文小标宋" w:eastAsia="方正公文小标宋" w:hAnsi="方正公文小标宋" w:cs="方正公文小标宋" w:hint="eastAsia"/>
          <w:color w:val="3A3A3A"/>
          <w:spacing w:val="15"/>
          <w:kern w:val="0"/>
          <w:sz w:val="36"/>
          <w:szCs w:val="36"/>
          <w:lang w:bidi="ar"/>
        </w:rPr>
        <w:t>项目建议的通知</w:t>
      </w:r>
    </w:p>
    <w:p w14:paraId="7C5208C2" w14:textId="77777777" w:rsidR="00796E9D" w:rsidRDefault="00565CB9">
      <w:pPr>
        <w:pStyle w:val="a4"/>
        <w:widowControl/>
        <w:spacing w:beforeAutospacing="0" w:afterAutospacing="0" w:line="520" w:lineRule="exact"/>
        <w:jc w:val="both"/>
        <w:rPr>
          <w:rFonts w:ascii="Times New Roman" w:eastAsia="仿宋_GB2312" w:hAnsi="Times New Roman"/>
          <w:sz w:val="32"/>
          <w:szCs w:val="32"/>
        </w:rPr>
      </w:pPr>
      <w:r>
        <w:rPr>
          <w:rFonts w:ascii="Times New Roman" w:eastAsia="仿宋_GB2312" w:hAnsi="Times New Roman" w:hint="eastAsia"/>
          <w:sz w:val="32"/>
          <w:szCs w:val="32"/>
        </w:rPr>
        <w:t>___________________</w:t>
      </w:r>
      <w:r>
        <w:rPr>
          <w:rFonts w:ascii="Times New Roman" w:eastAsia="仿宋_GB2312" w:hAnsi="Times New Roman" w:hint="eastAsia"/>
          <w:sz w:val="32"/>
          <w:szCs w:val="32"/>
        </w:rPr>
        <w:t>：</w:t>
      </w:r>
    </w:p>
    <w:p w14:paraId="689699FE" w14:textId="2D54CBAF" w:rsidR="00796E9D" w:rsidRDefault="00AB2D0A">
      <w:pPr>
        <w:pStyle w:val="a4"/>
        <w:widowControl/>
        <w:spacing w:beforeLines="100" w:before="312" w:beforeAutospacing="0" w:afterAutospacing="0" w:line="520" w:lineRule="exact"/>
        <w:ind w:firstLineChars="200" w:firstLine="640"/>
        <w:jc w:val="both"/>
        <w:rPr>
          <w:rFonts w:ascii="仿宋_GB2312" w:eastAsia="仿宋_GB2312" w:hAnsi="仿宋_GB2312" w:cs="仿宋_GB2312"/>
          <w:sz w:val="32"/>
          <w:szCs w:val="32"/>
        </w:rPr>
      </w:pPr>
      <w:r>
        <w:rPr>
          <w:rFonts w:ascii="Times New Roman" w:eastAsia="仿宋_GB2312" w:hAnsi="Times New Roman" w:hint="eastAsia"/>
          <w:kern w:val="21"/>
          <w:sz w:val="32"/>
          <w:szCs w:val="32"/>
        </w:rPr>
        <w:t>为</w:t>
      </w:r>
      <w:r>
        <w:rPr>
          <w:rFonts w:ascii="仿宋_GB2312" w:eastAsia="仿宋_GB2312" w:hAnsi="仿宋_GB2312" w:cs="仿宋_GB2312" w:hint="eastAsia"/>
          <w:sz w:val="32"/>
          <w:szCs w:val="32"/>
        </w:rPr>
        <w:t>加快具有全球影响力的科技创新中心建设，</w:t>
      </w:r>
      <w:r>
        <w:rPr>
          <w:rFonts w:ascii="Times New Roman" w:eastAsia="仿宋_GB2312" w:hAnsi="Times New Roman"/>
          <w:kern w:val="21"/>
          <w:sz w:val="32"/>
          <w:szCs w:val="32"/>
        </w:rPr>
        <w:t>围绕国家</w:t>
      </w:r>
      <w:r>
        <w:rPr>
          <w:rFonts w:ascii="Times New Roman" w:eastAsia="仿宋_GB2312" w:hAnsi="Times New Roman"/>
          <w:kern w:val="21"/>
          <w:sz w:val="32"/>
          <w:szCs w:val="32"/>
        </w:rPr>
        <w:t>6G</w:t>
      </w:r>
      <w:r>
        <w:rPr>
          <w:rFonts w:ascii="Times New Roman" w:eastAsia="仿宋_GB2312" w:hAnsi="Times New Roman"/>
          <w:kern w:val="21"/>
          <w:sz w:val="32"/>
          <w:szCs w:val="32"/>
        </w:rPr>
        <w:t>发展战略，锚定战略性产品打造，</w:t>
      </w:r>
      <w:r w:rsidR="00051945">
        <w:rPr>
          <w:rFonts w:ascii="Times New Roman" w:eastAsia="仿宋_GB2312" w:hAnsi="Times New Roman" w:hint="eastAsia"/>
          <w:kern w:val="21"/>
          <w:sz w:val="32"/>
          <w:szCs w:val="32"/>
        </w:rPr>
        <w:t>创新</w:t>
      </w:r>
      <w:r>
        <w:rPr>
          <w:rFonts w:ascii="Times New Roman" w:eastAsia="仿宋_GB2312" w:hAnsi="Times New Roman"/>
          <w:kern w:val="21"/>
          <w:sz w:val="32"/>
          <w:szCs w:val="32"/>
        </w:rPr>
        <w:t>平台建设，</w:t>
      </w:r>
      <w:r w:rsidR="00051945">
        <w:rPr>
          <w:rFonts w:ascii="Times New Roman" w:eastAsia="仿宋_GB2312" w:hAnsi="Times New Roman" w:hint="eastAsia"/>
          <w:kern w:val="21"/>
          <w:sz w:val="32"/>
          <w:szCs w:val="32"/>
        </w:rPr>
        <w:t>产业生态构建，</w:t>
      </w:r>
      <w:r>
        <w:rPr>
          <w:rFonts w:ascii="仿宋_GB2312" w:eastAsia="仿宋_GB2312" w:hAnsi="仿宋_GB2312" w:cs="仿宋_GB2312" w:hint="eastAsia"/>
          <w:sz w:val="32"/>
          <w:szCs w:val="32"/>
        </w:rPr>
        <w:t>推动本</w:t>
      </w:r>
      <w:r w:rsidRPr="00C5769B">
        <w:rPr>
          <w:rFonts w:ascii="Times New Roman" w:eastAsia="仿宋_GB2312" w:hAnsi="Times New Roman"/>
          <w:sz w:val="32"/>
          <w:szCs w:val="32"/>
        </w:rPr>
        <w:t>市</w:t>
      </w:r>
      <w:r w:rsidRPr="00C5769B">
        <w:rPr>
          <w:rFonts w:ascii="Times New Roman" w:eastAsia="仿宋_GB2312" w:hAnsi="Times New Roman"/>
          <w:sz w:val="32"/>
          <w:szCs w:val="32"/>
        </w:rPr>
        <w:t>6G</w:t>
      </w:r>
      <w:r w:rsidRPr="00C5769B">
        <w:rPr>
          <w:rFonts w:ascii="Times New Roman" w:eastAsia="仿宋_GB2312" w:hAnsi="Times New Roman"/>
          <w:sz w:val="32"/>
          <w:szCs w:val="32"/>
        </w:rPr>
        <w:t>关</w:t>
      </w:r>
      <w:r>
        <w:rPr>
          <w:rFonts w:ascii="仿宋_GB2312" w:eastAsia="仿宋_GB2312" w:hAnsi="仿宋_GB2312" w:cs="仿宋_GB2312" w:hint="eastAsia"/>
          <w:sz w:val="32"/>
          <w:szCs w:val="32"/>
        </w:rPr>
        <w:t>键技术创新与未来产业培育，特发布6G科技创新专项项目建议的征集通知。</w:t>
      </w:r>
    </w:p>
    <w:p w14:paraId="09934083" w14:textId="77777777" w:rsidR="00796E9D" w:rsidRDefault="00565CB9">
      <w:pPr>
        <w:pStyle w:val="a4"/>
        <w:widowControl/>
        <w:spacing w:beforeAutospacing="0" w:afterAutospacing="0" w:line="520" w:lineRule="exact"/>
        <w:ind w:firstLine="615"/>
        <w:jc w:val="both"/>
        <w:rPr>
          <w:rFonts w:ascii="黑体" w:eastAsia="黑体" w:hAnsi="宋体" w:cs="黑体"/>
          <w:color w:val="3A3A3A"/>
          <w:spacing w:val="15"/>
          <w:sz w:val="32"/>
          <w:szCs w:val="32"/>
        </w:rPr>
      </w:pPr>
      <w:r>
        <w:rPr>
          <w:rFonts w:ascii="黑体" w:eastAsia="黑体" w:hAnsi="宋体" w:cs="黑体" w:hint="eastAsia"/>
          <w:color w:val="3A3A3A"/>
          <w:spacing w:val="15"/>
          <w:sz w:val="32"/>
          <w:szCs w:val="32"/>
        </w:rPr>
        <w:t>一、征集范围</w:t>
      </w:r>
    </w:p>
    <w:p w14:paraId="0A8056C5" w14:textId="0D73E288" w:rsidR="00AB2D0A" w:rsidRPr="004E6A82" w:rsidRDefault="00565CB9">
      <w:pPr>
        <w:pStyle w:val="a4"/>
        <w:widowControl/>
        <w:spacing w:beforeAutospacing="0" w:afterAutospacing="0" w:line="520" w:lineRule="exact"/>
        <w:ind w:firstLineChars="200" w:firstLine="640"/>
        <w:jc w:val="both"/>
        <w:rPr>
          <w:rFonts w:ascii="Times New Roman" w:eastAsia="仿宋_GB2312" w:hAnsi="Times New Roman"/>
          <w:sz w:val="32"/>
          <w:szCs w:val="32"/>
        </w:rPr>
      </w:pPr>
      <w:r w:rsidRPr="004E6A82">
        <w:rPr>
          <w:rFonts w:ascii="Times New Roman" w:eastAsia="仿宋_GB2312" w:hAnsi="Times New Roman"/>
          <w:sz w:val="32"/>
          <w:szCs w:val="32"/>
        </w:rPr>
        <w:t>围绕</w:t>
      </w:r>
      <w:r w:rsidR="004E6A82" w:rsidRPr="004E6A82">
        <w:rPr>
          <w:rFonts w:ascii="Times New Roman" w:eastAsia="仿宋_GB2312" w:hAnsi="Times New Roman"/>
          <w:sz w:val="32"/>
          <w:szCs w:val="32"/>
        </w:rPr>
        <w:t>5G-A</w:t>
      </w:r>
      <w:r w:rsidR="004E6A82" w:rsidRPr="004E6A82">
        <w:rPr>
          <w:rFonts w:ascii="Times New Roman" w:eastAsia="仿宋_GB2312" w:hAnsi="Times New Roman"/>
          <w:sz w:val="32"/>
          <w:szCs w:val="32"/>
        </w:rPr>
        <w:t>向</w:t>
      </w:r>
      <w:r w:rsidRPr="004E6A82">
        <w:rPr>
          <w:rFonts w:ascii="Times New Roman" w:eastAsia="仿宋_GB2312" w:hAnsi="Times New Roman"/>
          <w:sz w:val="32"/>
          <w:szCs w:val="32"/>
        </w:rPr>
        <w:t>6G</w:t>
      </w:r>
      <w:r w:rsidRPr="004E6A82">
        <w:rPr>
          <w:rFonts w:ascii="Times New Roman" w:eastAsia="仿宋_GB2312" w:hAnsi="Times New Roman"/>
          <w:sz w:val="32"/>
          <w:szCs w:val="32"/>
        </w:rPr>
        <w:t>智能化、全域化、全频段</w:t>
      </w:r>
      <w:r w:rsidR="004E6A82" w:rsidRPr="004E6A82">
        <w:rPr>
          <w:rFonts w:ascii="Times New Roman" w:eastAsia="仿宋_GB2312" w:hAnsi="Times New Roman"/>
          <w:sz w:val="32"/>
          <w:szCs w:val="32"/>
        </w:rPr>
        <w:t>演进的</w:t>
      </w:r>
      <w:r w:rsidRPr="004E6A82">
        <w:rPr>
          <w:rFonts w:ascii="Times New Roman" w:eastAsia="仿宋_GB2312" w:hAnsi="Times New Roman"/>
          <w:sz w:val="32"/>
          <w:szCs w:val="32"/>
        </w:rPr>
        <w:t>发展</w:t>
      </w:r>
      <w:r w:rsidR="00AB2D0A" w:rsidRPr="004E6A82">
        <w:rPr>
          <w:rFonts w:ascii="Times New Roman" w:eastAsia="仿宋_GB2312" w:hAnsi="Times New Roman"/>
          <w:sz w:val="32"/>
          <w:szCs w:val="32"/>
        </w:rPr>
        <w:t>趋势</w:t>
      </w:r>
      <w:r w:rsidRPr="004E6A82">
        <w:rPr>
          <w:rFonts w:ascii="Times New Roman" w:eastAsia="仿宋_GB2312" w:hAnsi="Times New Roman"/>
          <w:sz w:val="32"/>
          <w:szCs w:val="32"/>
        </w:rPr>
        <w:t>，</w:t>
      </w:r>
      <w:r w:rsidR="00CF4A3C" w:rsidRPr="00506D94">
        <w:rPr>
          <w:rFonts w:ascii="Times New Roman" w:eastAsia="仿宋_GB2312" w:hAnsi="Times New Roman" w:hint="eastAsia"/>
          <w:b/>
          <w:bCs/>
          <w:sz w:val="32"/>
          <w:szCs w:val="32"/>
        </w:rPr>
        <w:t>聚焦</w:t>
      </w:r>
      <w:r w:rsidR="00CF4A3C" w:rsidRPr="00506D94">
        <w:rPr>
          <w:rFonts w:ascii="Times New Roman" w:eastAsia="仿宋_GB2312" w:hAnsi="Times New Roman"/>
          <w:b/>
          <w:bCs/>
          <w:sz w:val="32"/>
          <w:szCs w:val="32"/>
        </w:rPr>
        <w:t>“AI+IC+</w:t>
      </w:r>
      <w:r w:rsidR="00CF4A3C" w:rsidRPr="00506D94">
        <w:rPr>
          <w:rFonts w:ascii="Times New Roman" w:eastAsia="仿宋_GB2312" w:hAnsi="Times New Roman" w:hint="eastAsia"/>
          <w:b/>
          <w:bCs/>
          <w:sz w:val="32"/>
          <w:szCs w:val="32"/>
        </w:rPr>
        <w:t>通信</w:t>
      </w:r>
      <w:r w:rsidR="00CF4A3C" w:rsidRPr="00506D94">
        <w:rPr>
          <w:rFonts w:ascii="Times New Roman" w:eastAsia="仿宋_GB2312" w:hAnsi="Times New Roman"/>
          <w:b/>
          <w:bCs/>
          <w:sz w:val="32"/>
          <w:szCs w:val="32"/>
        </w:rPr>
        <w:t>”</w:t>
      </w:r>
      <w:r w:rsidR="00CF4A3C" w:rsidRPr="00506D94">
        <w:rPr>
          <w:rFonts w:ascii="Times New Roman" w:eastAsia="仿宋_GB2312" w:hAnsi="Times New Roman" w:hint="eastAsia"/>
          <w:b/>
          <w:bCs/>
          <w:sz w:val="32"/>
          <w:szCs w:val="32"/>
        </w:rPr>
        <w:t>融合</w:t>
      </w:r>
      <w:r w:rsidR="00CF4A3C" w:rsidRPr="00506D94">
        <w:rPr>
          <w:rFonts w:ascii="Times New Roman" w:eastAsia="仿宋_GB2312" w:hAnsi="Times New Roman" w:hint="eastAsia"/>
          <w:sz w:val="32"/>
          <w:szCs w:val="32"/>
        </w:rPr>
        <w:t>，打造</w:t>
      </w:r>
      <w:r w:rsidR="00CF4A3C" w:rsidRPr="00506D94">
        <w:rPr>
          <w:rFonts w:ascii="Times New Roman" w:eastAsia="仿宋_GB2312" w:hAnsi="Times New Roman"/>
          <w:sz w:val="32"/>
          <w:szCs w:val="32"/>
        </w:rPr>
        <w:t>“</w:t>
      </w:r>
      <w:r w:rsidR="00CF4A3C" w:rsidRPr="00506D94">
        <w:rPr>
          <w:rFonts w:ascii="Times New Roman" w:eastAsia="仿宋_GB2312" w:hAnsi="Times New Roman" w:hint="eastAsia"/>
          <w:sz w:val="32"/>
          <w:szCs w:val="32"/>
        </w:rPr>
        <w:t>芯片</w:t>
      </w:r>
      <w:r w:rsidR="00CF4A3C" w:rsidRPr="00506D94">
        <w:rPr>
          <w:rFonts w:ascii="Times New Roman" w:eastAsia="仿宋_GB2312" w:hAnsi="Times New Roman"/>
          <w:sz w:val="32"/>
          <w:szCs w:val="32"/>
        </w:rPr>
        <w:t>-</w:t>
      </w:r>
      <w:r w:rsidR="00CF4A3C" w:rsidRPr="00506D94">
        <w:rPr>
          <w:rFonts w:ascii="Times New Roman" w:eastAsia="仿宋_GB2312" w:hAnsi="Times New Roman" w:hint="eastAsia"/>
          <w:sz w:val="32"/>
          <w:szCs w:val="32"/>
        </w:rPr>
        <w:t>终端</w:t>
      </w:r>
      <w:r w:rsidR="00CF4A3C" w:rsidRPr="00506D94">
        <w:rPr>
          <w:rFonts w:ascii="Times New Roman" w:eastAsia="仿宋_GB2312" w:hAnsi="Times New Roman"/>
          <w:sz w:val="32"/>
          <w:szCs w:val="32"/>
        </w:rPr>
        <w:t>-</w:t>
      </w:r>
      <w:r w:rsidR="00CF4A3C" w:rsidRPr="00506D94">
        <w:rPr>
          <w:rFonts w:ascii="Times New Roman" w:eastAsia="仿宋_GB2312" w:hAnsi="Times New Roman" w:hint="eastAsia"/>
          <w:sz w:val="32"/>
          <w:szCs w:val="32"/>
        </w:rPr>
        <w:t>基站</w:t>
      </w:r>
      <w:r w:rsidR="00CF4A3C" w:rsidRPr="00506D94">
        <w:rPr>
          <w:rFonts w:ascii="Times New Roman" w:eastAsia="仿宋_GB2312" w:hAnsi="Times New Roman"/>
          <w:sz w:val="32"/>
          <w:szCs w:val="32"/>
        </w:rPr>
        <w:t>-</w:t>
      </w:r>
      <w:r w:rsidR="00CF4A3C" w:rsidRPr="00506D94">
        <w:rPr>
          <w:rFonts w:ascii="Times New Roman" w:eastAsia="仿宋_GB2312" w:hAnsi="Times New Roman" w:hint="eastAsia"/>
          <w:sz w:val="32"/>
          <w:szCs w:val="32"/>
        </w:rPr>
        <w:t>网络</w:t>
      </w:r>
      <w:r w:rsidR="00CF4A3C" w:rsidRPr="00506D94">
        <w:rPr>
          <w:rFonts w:ascii="Times New Roman" w:eastAsia="仿宋_GB2312" w:hAnsi="Times New Roman"/>
          <w:sz w:val="32"/>
          <w:szCs w:val="32"/>
        </w:rPr>
        <w:t>-</w:t>
      </w:r>
      <w:r w:rsidR="00CF4A3C" w:rsidRPr="00506D94">
        <w:rPr>
          <w:rFonts w:ascii="Times New Roman" w:eastAsia="仿宋_GB2312" w:hAnsi="Times New Roman" w:hint="eastAsia"/>
          <w:sz w:val="32"/>
          <w:szCs w:val="32"/>
        </w:rPr>
        <w:t>应用</w:t>
      </w:r>
      <w:r w:rsidR="00CF4A3C" w:rsidRPr="00506D94">
        <w:rPr>
          <w:rFonts w:ascii="Times New Roman" w:eastAsia="仿宋_GB2312" w:hAnsi="Times New Roman"/>
          <w:sz w:val="32"/>
          <w:szCs w:val="32"/>
        </w:rPr>
        <w:t>”</w:t>
      </w:r>
      <w:r w:rsidR="00CF4A3C" w:rsidRPr="00506D94">
        <w:rPr>
          <w:rFonts w:ascii="Times New Roman" w:eastAsia="仿宋_GB2312" w:hAnsi="Times New Roman" w:hint="eastAsia"/>
          <w:sz w:val="32"/>
          <w:szCs w:val="32"/>
        </w:rPr>
        <w:t>全链条布局的战略性产品</w:t>
      </w:r>
      <w:r w:rsidR="00CF4A3C">
        <w:rPr>
          <w:rFonts w:ascii="Times New Roman" w:eastAsia="仿宋_GB2312" w:hAnsi="Times New Roman" w:hint="eastAsia"/>
          <w:sz w:val="32"/>
          <w:szCs w:val="32"/>
        </w:rPr>
        <w:t>，</w:t>
      </w:r>
      <w:r w:rsidRPr="004E6A82">
        <w:rPr>
          <w:rFonts w:ascii="Times New Roman" w:eastAsia="仿宋_GB2312" w:hAnsi="Times New Roman"/>
          <w:sz w:val="32"/>
          <w:szCs w:val="32"/>
        </w:rPr>
        <w:t>重点征集</w:t>
      </w:r>
      <w:r w:rsidR="00432FAA" w:rsidRPr="004E6A82">
        <w:rPr>
          <w:rFonts w:ascii="Times New Roman" w:eastAsia="仿宋_GB2312" w:hAnsi="Times New Roman"/>
          <w:sz w:val="32"/>
          <w:szCs w:val="32"/>
        </w:rPr>
        <w:t>方向</w:t>
      </w:r>
      <w:r w:rsidRPr="004E6A82">
        <w:rPr>
          <w:rFonts w:ascii="Times New Roman" w:eastAsia="仿宋_GB2312" w:hAnsi="Times New Roman"/>
          <w:sz w:val="32"/>
          <w:szCs w:val="32"/>
        </w:rPr>
        <w:t>：（</w:t>
      </w:r>
      <w:r w:rsidRPr="004E6A82">
        <w:rPr>
          <w:rFonts w:ascii="Times New Roman" w:eastAsia="仿宋_GB2312" w:hAnsi="Times New Roman"/>
          <w:sz w:val="32"/>
          <w:szCs w:val="32"/>
        </w:rPr>
        <w:t>1</w:t>
      </w:r>
      <w:r w:rsidRPr="004E6A82">
        <w:rPr>
          <w:rFonts w:ascii="Times New Roman" w:eastAsia="仿宋_GB2312" w:hAnsi="Times New Roman"/>
          <w:sz w:val="32"/>
          <w:szCs w:val="32"/>
        </w:rPr>
        <w:t>）</w:t>
      </w:r>
      <w:r w:rsidRPr="004E6A82">
        <w:rPr>
          <w:rFonts w:ascii="Times New Roman" w:eastAsia="仿宋_GB2312" w:hAnsi="Times New Roman"/>
          <w:sz w:val="32"/>
          <w:szCs w:val="32"/>
        </w:rPr>
        <w:t>6G</w:t>
      </w:r>
      <w:r w:rsidRPr="004E6A82">
        <w:rPr>
          <w:rFonts w:ascii="Times New Roman" w:eastAsia="仿宋_GB2312" w:hAnsi="Times New Roman"/>
          <w:sz w:val="32"/>
          <w:szCs w:val="32"/>
        </w:rPr>
        <w:t>前瞻性创新技术</w:t>
      </w:r>
      <w:r w:rsidR="00AB2D0A" w:rsidRPr="004E6A82">
        <w:rPr>
          <w:rFonts w:ascii="Times New Roman" w:eastAsia="仿宋_GB2312" w:hAnsi="Times New Roman"/>
          <w:sz w:val="32"/>
          <w:szCs w:val="32"/>
        </w:rPr>
        <w:t>和技术标准研究</w:t>
      </w:r>
      <w:r w:rsidRPr="004E6A82">
        <w:rPr>
          <w:rFonts w:ascii="Times New Roman" w:eastAsia="仿宋_GB2312" w:hAnsi="Times New Roman"/>
          <w:sz w:val="32"/>
          <w:szCs w:val="32"/>
        </w:rPr>
        <w:t>；（</w:t>
      </w:r>
      <w:r w:rsidRPr="004E6A82">
        <w:rPr>
          <w:rFonts w:ascii="Times New Roman" w:eastAsia="仿宋_GB2312" w:hAnsi="Times New Roman"/>
          <w:sz w:val="32"/>
          <w:szCs w:val="32"/>
        </w:rPr>
        <w:t>2</w:t>
      </w:r>
      <w:r w:rsidRPr="004E6A82">
        <w:rPr>
          <w:rFonts w:ascii="Times New Roman" w:eastAsia="仿宋_GB2312" w:hAnsi="Times New Roman"/>
          <w:sz w:val="32"/>
          <w:szCs w:val="32"/>
        </w:rPr>
        <w:t>）</w:t>
      </w:r>
      <w:r w:rsidR="004E6A82" w:rsidRPr="004E6A82">
        <w:rPr>
          <w:rFonts w:ascii="Times New Roman" w:eastAsia="仿宋_GB2312" w:hAnsi="Times New Roman"/>
          <w:sz w:val="32"/>
          <w:szCs w:val="32"/>
        </w:rPr>
        <w:t>5G-A/6G</w:t>
      </w:r>
      <w:r w:rsidR="00AB2D0A" w:rsidRPr="004E6A82">
        <w:rPr>
          <w:rFonts w:ascii="Times New Roman" w:eastAsia="仿宋_GB2312" w:hAnsi="Times New Roman"/>
          <w:sz w:val="32"/>
          <w:szCs w:val="32"/>
        </w:rPr>
        <w:t>高端芯片和基础器件；（</w:t>
      </w:r>
      <w:r w:rsidR="00AB2D0A" w:rsidRPr="004E6A82">
        <w:rPr>
          <w:rFonts w:ascii="Times New Roman" w:eastAsia="仿宋_GB2312" w:hAnsi="Times New Roman"/>
          <w:sz w:val="32"/>
          <w:szCs w:val="32"/>
        </w:rPr>
        <w:t>3</w:t>
      </w:r>
      <w:r w:rsidR="00AB2D0A" w:rsidRPr="004E6A82">
        <w:rPr>
          <w:rFonts w:ascii="Times New Roman" w:eastAsia="仿宋_GB2312" w:hAnsi="Times New Roman"/>
          <w:sz w:val="32"/>
          <w:szCs w:val="32"/>
        </w:rPr>
        <w:t>）</w:t>
      </w:r>
      <w:r w:rsidR="004E6A82" w:rsidRPr="004E6A82">
        <w:rPr>
          <w:rFonts w:ascii="Times New Roman" w:eastAsia="仿宋_GB2312" w:hAnsi="Times New Roman"/>
          <w:sz w:val="32"/>
          <w:szCs w:val="32"/>
        </w:rPr>
        <w:t>5G-A/6G</w:t>
      </w:r>
      <w:r w:rsidR="00AB2D0A" w:rsidRPr="004E6A82">
        <w:rPr>
          <w:rFonts w:ascii="Times New Roman" w:eastAsia="仿宋_GB2312" w:hAnsi="Times New Roman"/>
          <w:sz w:val="32"/>
          <w:szCs w:val="32"/>
        </w:rPr>
        <w:t>新型终端和智能模组；（</w:t>
      </w:r>
      <w:r w:rsidR="00AB2D0A" w:rsidRPr="004E6A82">
        <w:rPr>
          <w:rFonts w:ascii="Times New Roman" w:eastAsia="仿宋_GB2312" w:hAnsi="Times New Roman"/>
          <w:sz w:val="32"/>
          <w:szCs w:val="32"/>
        </w:rPr>
        <w:t>4</w:t>
      </w:r>
      <w:r w:rsidR="00AB2D0A" w:rsidRPr="004E6A82">
        <w:rPr>
          <w:rFonts w:ascii="Times New Roman" w:eastAsia="仿宋_GB2312" w:hAnsi="Times New Roman"/>
          <w:sz w:val="32"/>
          <w:szCs w:val="32"/>
        </w:rPr>
        <w:t>）新型网络系统设备；（</w:t>
      </w:r>
      <w:r w:rsidR="00AB2D0A" w:rsidRPr="004E6A82">
        <w:rPr>
          <w:rFonts w:ascii="Times New Roman" w:eastAsia="仿宋_GB2312" w:hAnsi="Times New Roman"/>
          <w:sz w:val="32"/>
          <w:szCs w:val="32"/>
        </w:rPr>
        <w:t>5</w:t>
      </w:r>
      <w:r w:rsidR="00AB2D0A" w:rsidRPr="004E6A82">
        <w:rPr>
          <w:rFonts w:ascii="Times New Roman" w:eastAsia="仿宋_GB2312" w:hAnsi="Times New Roman"/>
          <w:sz w:val="32"/>
          <w:szCs w:val="32"/>
        </w:rPr>
        <w:t>）卫星互联网；（</w:t>
      </w:r>
      <w:r w:rsidR="00AB2D0A" w:rsidRPr="004E6A82">
        <w:rPr>
          <w:rFonts w:ascii="Times New Roman" w:eastAsia="仿宋_GB2312" w:hAnsi="Times New Roman"/>
          <w:sz w:val="32"/>
          <w:szCs w:val="32"/>
        </w:rPr>
        <w:t>6</w:t>
      </w:r>
      <w:r w:rsidR="00AB2D0A" w:rsidRPr="004E6A82">
        <w:rPr>
          <w:rFonts w:ascii="Times New Roman" w:eastAsia="仿宋_GB2312" w:hAnsi="Times New Roman"/>
          <w:sz w:val="32"/>
          <w:szCs w:val="32"/>
        </w:rPr>
        <w:t>）</w:t>
      </w:r>
      <w:r w:rsidR="004E6A82" w:rsidRPr="004E6A82">
        <w:rPr>
          <w:rFonts w:ascii="Times New Roman" w:eastAsia="仿宋_GB2312" w:hAnsi="Times New Roman"/>
          <w:sz w:val="32"/>
          <w:szCs w:val="32"/>
        </w:rPr>
        <w:t>5G-A/6G</w:t>
      </w:r>
      <w:r w:rsidR="00AB2D0A" w:rsidRPr="004E6A82">
        <w:rPr>
          <w:rFonts w:ascii="Times New Roman" w:eastAsia="仿宋_GB2312" w:hAnsi="Times New Roman"/>
          <w:sz w:val="32"/>
          <w:szCs w:val="32"/>
        </w:rPr>
        <w:t>仪器仪表；（</w:t>
      </w:r>
      <w:r w:rsidR="00AB2D0A" w:rsidRPr="004E6A82">
        <w:rPr>
          <w:rFonts w:ascii="Times New Roman" w:eastAsia="仿宋_GB2312" w:hAnsi="Times New Roman"/>
          <w:sz w:val="32"/>
          <w:szCs w:val="32"/>
        </w:rPr>
        <w:t>7</w:t>
      </w:r>
      <w:r w:rsidR="00AB2D0A" w:rsidRPr="004E6A82">
        <w:rPr>
          <w:rFonts w:ascii="Times New Roman" w:eastAsia="仿宋_GB2312" w:hAnsi="Times New Roman"/>
          <w:sz w:val="32"/>
          <w:szCs w:val="32"/>
        </w:rPr>
        <w:t>）支撑</w:t>
      </w:r>
      <w:r w:rsidR="00AB2D0A" w:rsidRPr="004E6A82">
        <w:rPr>
          <w:rFonts w:ascii="Times New Roman" w:eastAsia="仿宋_GB2312" w:hAnsi="Times New Roman"/>
          <w:sz w:val="32"/>
          <w:szCs w:val="32"/>
        </w:rPr>
        <w:t>6G</w:t>
      </w:r>
      <w:r w:rsidR="00AB2D0A" w:rsidRPr="004E6A82">
        <w:rPr>
          <w:rFonts w:ascii="Times New Roman" w:eastAsia="仿宋_GB2312" w:hAnsi="Times New Roman"/>
          <w:sz w:val="32"/>
          <w:szCs w:val="32"/>
        </w:rPr>
        <w:t>创新发展的概念验证与测试平台建设；（</w:t>
      </w:r>
      <w:r w:rsidR="00AB2D0A" w:rsidRPr="004E6A82">
        <w:rPr>
          <w:rFonts w:ascii="Times New Roman" w:eastAsia="仿宋_GB2312" w:hAnsi="Times New Roman"/>
          <w:sz w:val="32"/>
          <w:szCs w:val="32"/>
        </w:rPr>
        <w:t>8</w:t>
      </w:r>
      <w:r w:rsidR="00AB2D0A" w:rsidRPr="004E6A82">
        <w:rPr>
          <w:rFonts w:ascii="Times New Roman" w:eastAsia="仿宋_GB2312" w:hAnsi="Times New Roman"/>
          <w:sz w:val="32"/>
          <w:szCs w:val="32"/>
        </w:rPr>
        <w:t>）</w:t>
      </w:r>
      <w:r w:rsidR="004E6A82" w:rsidRPr="004E6A82">
        <w:rPr>
          <w:rFonts w:ascii="Times New Roman" w:eastAsia="仿宋_GB2312" w:hAnsi="Times New Roman"/>
          <w:sz w:val="32"/>
          <w:szCs w:val="32"/>
        </w:rPr>
        <w:t>5G-A/6G</w:t>
      </w:r>
      <w:r w:rsidR="00AB2D0A" w:rsidRPr="004E6A82">
        <w:rPr>
          <w:rFonts w:ascii="Times New Roman" w:eastAsia="仿宋_GB2312" w:hAnsi="Times New Roman"/>
          <w:sz w:val="32"/>
          <w:szCs w:val="32"/>
        </w:rPr>
        <w:t>场景创新与应用示范。</w:t>
      </w:r>
    </w:p>
    <w:p w14:paraId="37215B60" w14:textId="77777777" w:rsidR="00796E9D" w:rsidRDefault="00565CB9">
      <w:pPr>
        <w:pStyle w:val="a4"/>
        <w:widowControl/>
        <w:numPr>
          <w:ilvl w:val="0"/>
          <w:numId w:val="1"/>
        </w:numPr>
        <w:spacing w:beforeAutospacing="0" w:afterAutospacing="0" w:line="520" w:lineRule="exact"/>
        <w:ind w:firstLine="615"/>
        <w:jc w:val="both"/>
        <w:rPr>
          <w:rFonts w:ascii="黑体" w:eastAsia="黑体" w:hAnsi="宋体" w:cs="黑体"/>
          <w:color w:val="3A3A3A"/>
          <w:spacing w:val="15"/>
          <w:sz w:val="32"/>
          <w:szCs w:val="32"/>
        </w:rPr>
      </w:pPr>
      <w:r>
        <w:rPr>
          <w:rFonts w:ascii="黑体" w:eastAsia="黑体" w:hAnsi="宋体" w:cs="黑体" w:hint="eastAsia"/>
          <w:color w:val="3A3A3A"/>
          <w:spacing w:val="15"/>
          <w:sz w:val="32"/>
          <w:szCs w:val="32"/>
        </w:rPr>
        <w:t>相关要求</w:t>
      </w:r>
    </w:p>
    <w:p w14:paraId="6F43E801" w14:textId="5BC950C9" w:rsidR="00796E9D" w:rsidRDefault="00565CB9">
      <w:pPr>
        <w:pStyle w:val="a4"/>
        <w:widowControl/>
        <w:spacing w:beforeAutospacing="0" w:afterAutospacing="0" w:line="520" w:lineRule="exact"/>
        <w:ind w:firstLine="630"/>
        <w:jc w:val="both"/>
        <w:rPr>
          <w:rFonts w:ascii="Times New Roman" w:eastAsia="仿宋_GB2312" w:hAnsi="Times New Roman"/>
          <w:sz w:val="32"/>
          <w:szCs w:val="32"/>
        </w:rPr>
      </w:pPr>
      <w:r>
        <w:rPr>
          <w:rFonts w:ascii="Times New Roman" w:eastAsia="仿宋_GB2312" w:hAnsi="Times New Roman" w:hint="eastAsia"/>
          <w:sz w:val="32"/>
          <w:szCs w:val="32"/>
        </w:rPr>
        <w:t>本次项目建议征集采用线下方式，须遵循下列条件。</w:t>
      </w:r>
    </w:p>
    <w:p w14:paraId="08211DD5" w14:textId="77777777" w:rsidR="00796E9D" w:rsidRDefault="00565CB9">
      <w:pPr>
        <w:pStyle w:val="a4"/>
        <w:widowControl/>
        <w:numPr>
          <w:ilvl w:val="0"/>
          <w:numId w:val="2"/>
        </w:numPr>
        <w:spacing w:beforeAutospacing="0" w:afterAutospacing="0" w:line="520" w:lineRule="exact"/>
        <w:ind w:firstLine="630"/>
        <w:jc w:val="both"/>
        <w:rPr>
          <w:rFonts w:ascii="Times New Roman" w:eastAsia="仿宋_GB2312" w:hAnsi="Times New Roman"/>
          <w:sz w:val="32"/>
          <w:szCs w:val="32"/>
        </w:rPr>
      </w:pPr>
      <w:r>
        <w:rPr>
          <w:rFonts w:ascii="Times New Roman" w:eastAsia="仿宋_GB2312" w:hAnsi="Times New Roman" w:hint="eastAsia"/>
          <w:sz w:val="32"/>
          <w:szCs w:val="32"/>
        </w:rPr>
        <w:t>项目建议主体应为注册在本市的法人与非法人组织，具备项目建设、研发实施相关的基本条件；</w:t>
      </w:r>
    </w:p>
    <w:p w14:paraId="73C25016" w14:textId="77777777" w:rsidR="00796E9D" w:rsidRDefault="00565CB9">
      <w:pPr>
        <w:pStyle w:val="a4"/>
        <w:widowControl/>
        <w:numPr>
          <w:ilvl w:val="0"/>
          <w:numId w:val="2"/>
        </w:numPr>
        <w:spacing w:beforeAutospacing="0" w:afterAutospacing="0" w:line="520" w:lineRule="exact"/>
        <w:ind w:firstLine="630"/>
        <w:jc w:val="both"/>
        <w:rPr>
          <w:rFonts w:ascii="Times New Roman" w:eastAsia="仿宋_GB2312" w:hAnsi="Times New Roman"/>
          <w:sz w:val="32"/>
          <w:szCs w:val="32"/>
        </w:rPr>
      </w:pPr>
      <w:r>
        <w:rPr>
          <w:rFonts w:ascii="Times New Roman" w:eastAsia="仿宋_GB2312" w:hAnsi="Times New Roman" w:hint="eastAsia"/>
          <w:sz w:val="32"/>
          <w:szCs w:val="32"/>
        </w:rPr>
        <w:t>项目建议主体须填写《上海市</w:t>
      </w:r>
      <w:r>
        <w:rPr>
          <w:rFonts w:ascii="Times New Roman" w:eastAsia="仿宋_GB2312" w:hAnsi="Times New Roman" w:hint="eastAsia"/>
          <w:sz w:val="32"/>
          <w:szCs w:val="32"/>
        </w:rPr>
        <w:t>6G</w:t>
      </w:r>
      <w:r>
        <w:rPr>
          <w:rFonts w:ascii="Times New Roman" w:eastAsia="仿宋_GB2312" w:hAnsi="Times New Roman" w:hint="eastAsia"/>
          <w:sz w:val="32"/>
          <w:szCs w:val="32"/>
        </w:rPr>
        <w:t>科技创新专项项目信息征集表》；</w:t>
      </w:r>
    </w:p>
    <w:p w14:paraId="720BA82D" w14:textId="6D8EF67C" w:rsidR="00432FAA" w:rsidRPr="00506D94" w:rsidRDefault="00D00056" w:rsidP="00432FAA">
      <w:pPr>
        <w:pStyle w:val="a4"/>
        <w:widowControl/>
        <w:numPr>
          <w:ilvl w:val="0"/>
          <w:numId w:val="2"/>
        </w:numPr>
        <w:spacing w:beforeAutospacing="0" w:afterAutospacing="0" w:line="520" w:lineRule="exact"/>
        <w:ind w:firstLine="630"/>
        <w:jc w:val="both"/>
        <w:rPr>
          <w:rFonts w:ascii="Times New Roman" w:eastAsia="仿宋_GB2312" w:hAnsi="Times New Roman"/>
          <w:sz w:val="32"/>
          <w:szCs w:val="32"/>
        </w:rPr>
      </w:pPr>
      <w:r w:rsidRPr="00506D94">
        <w:rPr>
          <w:rFonts w:ascii="Times New Roman" w:eastAsia="仿宋_GB2312" w:hAnsi="Times New Roman" w:hint="eastAsia"/>
          <w:sz w:val="32"/>
          <w:szCs w:val="32"/>
        </w:rPr>
        <w:t>重点征集方向（</w:t>
      </w:r>
      <w:r w:rsidRPr="00506D94">
        <w:rPr>
          <w:rFonts w:ascii="Times New Roman" w:eastAsia="仿宋_GB2312" w:hAnsi="Times New Roman" w:hint="eastAsia"/>
          <w:sz w:val="32"/>
          <w:szCs w:val="32"/>
        </w:rPr>
        <w:t>2</w:t>
      </w:r>
      <w:r w:rsidRPr="00506D94">
        <w:rPr>
          <w:rFonts w:ascii="Times New Roman" w:eastAsia="仿宋_GB2312" w:hAnsi="Times New Roman" w:hint="eastAsia"/>
          <w:sz w:val="32"/>
          <w:szCs w:val="32"/>
        </w:rPr>
        <w:t>）（</w:t>
      </w:r>
      <w:r w:rsidRPr="00506D94">
        <w:rPr>
          <w:rFonts w:ascii="Times New Roman" w:eastAsia="仿宋_GB2312" w:hAnsi="Times New Roman" w:hint="eastAsia"/>
          <w:sz w:val="32"/>
          <w:szCs w:val="32"/>
        </w:rPr>
        <w:t>3</w:t>
      </w:r>
      <w:r w:rsidRPr="00506D94">
        <w:rPr>
          <w:rFonts w:ascii="Times New Roman" w:eastAsia="仿宋_GB2312" w:hAnsi="Times New Roman" w:hint="eastAsia"/>
          <w:sz w:val="32"/>
          <w:szCs w:val="32"/>
        </w:rPr>
        <w:t>）（</w:t>
      </w:r>
      <w:r w:rsidRPr="00506D94">
        <w:rPr>
          <w:rFonts w:ascii="Times New Roman" w:eastAsia="仿宋_GB2312" w:hAnsi="Times New Roman" w:hint="eastAsia"/>
          <w:sz w:val="32"/>
          <w:szCs w:val="32"/>
        </w:rPr>
        <w:t>4</w:t>
      </w:r>
      <w:r w:rsidRPr="00506D94">
        <w:rPr>
          <w:rFonts w:ascii="Times New Roman" w:eastAsia="仿宋_GB2312" w:hAnsi="Times New Roman" w:hint="eastAsia"/>
          <w:sz w:val="32"/>
          <w:szCs w:val="32"/>
        </w:rPr>
        <w:t>）（</w:t>
      </w:r>
      <w:r w:rsidRPr="00506D94">
        <w:rPr>
          <w:rFonts w:ascii="Times New Roman" w:eastAsia="仿宋_GB2312" w:hAnsi="Times New Roman" w:hint="eastAsia"/>
          <w:sz w:val="32"/>
          <w:szCs w:val="32"/>
        </w:rPr>
        <w:t>5</w:t>
      </w:r>
      <w:r w:rsidRPr="00506D94">
        <w:rPr>
          <w:rFonts w:ascii="Times New Roman" w:eastAsia="仿宋_GB2312" w:hAnsi="Times New Roman" w:hint="eastAsia"/>
          <w:sz w:val="32"/>
          <w:szCs w:val="32"/>
        </w:rPr>
        <w:t>）（</w:t>
      </w:r>
      <w:r w:rsidRPr="00506D94">
        <w:rPr>
          <w:rFonts w:ascii="Times New Roman" w:eastAsia="仿宋_GB2312" w:hAnsi="Times New Roman" w:hint="eastAsia"/>
          <w:sz w:val="32"/>
          <w:szCs w:val="32"/>
        </w:rPr>
        <w:t>6</w:t>
      </w:r>
      <w:r w:rsidRPr="00506D94">
        <w:rPr>
          <w:rFonts w:ascii="Times New Roman" w:eastAsia="仿宋_GB2312" w:hAnsi="Times New Roman" w:hint="eastAsia"/>
          <w:sz w:val="32"/>
          <w:szCs w:val="32"/>
        </w:rPr>
        <w:t>），原则上由企业牵头；</w:t>
      </w:r>
      <w:r w:rsidR="00432FAA" w:rsidRPr="00506D94">
        <w:rPr>
          <w:rFonts w:ascii="Times New Roman" w:eastAsia="仿宋_GB2312" w:hAnsi="Times New Roman" w:hint="eastAsia"/>
          <w:sz w:val="32"/>
          <w:szCs w:val="32"/>
        </w:rPr>
        <w:t>重点征集方向（</w:t>
      </w:r>
      <w:r w:rsidR="00432FAA" w:rsidRPr="00506D94">
        <w:rPr>
          <w:rFonts w:ascii="Times New Roman" w:eastAsia="仿宋_GB2312" w:hAnsi="Times New Roman" w:hint="eastAsia"/>
          <w:sz w:val="32"/>
          <w:szCs w:val="32"/>
        </w:rPr>
        <w:t>7</w:t>
      </w:r>
      <w:r w:rsidR="00432FAA" w:rsidRPr="00506D94">
        <w:rPr>
          <w:rFonts w:ascii="Times New Roman" w:eastAsia="仿宋_GB2312" w:hAnsi="Times New Roman" w:hint="eastAsia"/>
          <w:sz w:val="32"/>
          <w:szCs w:val="32"/>
        </w:rPr>
        <w:t>）和（</w:t>
      </w:r>
      <w:r w:rsidR="00432FAA" w:rsidRPr="00506D94">
        <w:rPr>
          <w:rFonts w:ascii="Times New Roman" w:eastAsia="仿宋_GB2312" w:hAnsi="Times New Roman" w:hint="eastAsia"/>
          <w:sz w:val="32"/>
          <w:szCs w:val="32"/>
        </w:rPr>
        <w:t>8</w:t>
      </w:r>
      <w:r w:rsidR="00432FAA" w:rsidRPr="00506D94">
        <w:rPr>
          <w:rFonts w:ascii="Times New Roman" w:eastAsia="仿宋_GB2312" w:hAnsi="Times New Roman" w:hint="eastAsia"/>
          <w:sz w:val="32"/>
          <w:szCs w:val="32"/>
        </w:rPr>
        <w:t>），须由所在区科技部门组织开展征集推荐工作；</w:t>
      </w:r>
      <w:r w:rsidR="00796DF3" w:rsidRPr="00506D94">
        <w:rPr>
          <w:rFonts w:ascii="Times New Roman" w:eastAsia="仿宋_GB2312" w:hAnsi="Times New Roman"/>
          <w:sz w:val="32"/>
          <w:szCs w:val="32"/>
        </w:rPr>
        <w:t xml:space="preserve"> </w:t>
      </w:r>
    </w:p>
    <w:p w14:paraId="3B5AAC36" w14:textId="1F0DDE08" w:rsidR="00796E9D" w:rsidRPr="00432FAA" w:rsidRDefault="00565CB9" w:rsidP="00432FAA">
      <w:pPr>
        <w:pStyle w:val="a4"/>
        <w:widowControl/>
        <w:numPr>
          <w:ilvl w:val="0"/>
          <w:numId w:val="2"/>
        </w:numPr>
        <w:spacing w:beforeAutospacing="0" w:afterAutospacing="0" w:line="520" w:lineRule="exact"/>
        <w:ind w:firstLine="630"/>
        <w:jc w:val="both"/>
        <w:rPr>
          <w:rFonts w:ascii="Times New Roman" w:eastAsia="仿宋_GB2312" w:hAnsi="Times New Roman"/>
          <w:sz w:val="32"/>
          <w:szCs w:val="32"/>
        </w:rPr>
      </w:pPr>
      <w:r w:rsidRPr="00432FAA">
        <w:rPr>
          <w:rFonts w:ascii="Times New Roman" w:eastAsia="仿宋_GB2312" w:hAnsi="Times New Roman" w:hint="eastAsia"/>
          <w:sz w:val="32"/>
          <w:szCs w:val="32"/>
        </w:rPr>
        <w:lastRenderedPageBreak/>
        <w:t>对于项目建议主体在以往市级财政资金或其他机构（如科技部、国家自然科学基金等）资助项目基础上提出的新项目，应明确阐述二者的异同、继承与发展关系。</w:t>
      </w:r>
    </w:p>
    <w:p w14:paraId="12C0E30E" w14:textId="77777777" w:rsidR="00796E9D" w:rsidRDefault="00565CB9">
      <w:pPr>
        <w:pStyle w:val="a4"/>
        <w:widowControl/>
        <w:numPr>
          <w:ilvl w:val="0"/>
          <w:numId w:val="2"/>
        </w:numPr>
        <w:spacing w:beforeAutospacing="0" w:afterAutospacing="0" w:line="520" w:lineRule="exact"/>
        <w:ind w:firstLine="630"/>
        <w:jc w:val="both"/>
        <w:rPr>
          <w:rFonts w:ascii="Times New Roman" w:eastAsia="仿宋_GB2312" w:hAnsi="Times New Roman"/>
          <w:sz w:val="32"/>
          <w:szCs w:val="32"/>
        </w:rPr>
      </w:pPr>
      <w:r>
        <w:rPr>
          <w:rFonts w:ascii="Times New Roman" w:eastAsia="仿宋_GB2312" w:hAnsi="Times New Roman" w:hint="eastAsia"/>
          <w:sz w:val="32"/>
          <w:szCs w:val="32"/>
        </w:rPr>
        <w:t>项目建议主体应遵守科研诚信管理要求，承诺所提交材料真实性；</w:t>
      </w:r>
    </w:p>
    <w:p w14:paraId="7519BB89" w14:textId="77777777" w:rsidR="00796E9D" w:rsidRDefault="00565CB9">
      <w:pPr>
        <w:pStyle w:val="a4"/>
        <w:widowControl/>
        <w:spacing w:beforeAutospacing="0" w:afterAutospacing="0" w:line="520" w:lineRule="exact"/>
        <w:ind w:firstLine="630"/>
        <w:jc w:val="both"/>
        <w:rPr>
          <w:rFonts w:ascii="黑体" w:eastAsia="黑体" w:hAnsi="宋体" w:cs="黑体"/>
          <w:color w:val="3A3A3A"/>
          <w:spacing w:val="15"/>
          <w:sz w:val="32"/>
          <w:szCs w:val="32"/>
        </w:rPr>
      </w:pPr>
      <w:r>
        <w:rPr>
          <w:rFonts w:ascii="黑体" w:eastAsia="黑体" w:hAnsi="宋体" w:cs="黑体" w:hint="eastAsia"/>
          <w:color w:val="3A3A3A"/>
          <w:spacing w:val="15"/>
          <w:sz w:val="32"/>
          <w:szCs w:val="32"/>
        </w:rPr>
        <w:t>三、提交方式</w:t>
      </w:r>
    </w:p>
    <w:p w14:paraId="36745AA7" w14:textId="77777777" w:rsidR="00796E9D" w:rsidRDefault="00565CB9">
      <w:pPr>
        <w:pStyle w:val="a4"/>
        <w:widowControl/>
        <w:spacing w:beforeAutospacing="0" w:afterAutospacing="0" w:line="520" w:lineRule="exact"/>
        <w:ind w:firstLine="630"/>
        <w:jc w:val="both"/>
        <w:rPr>
          <w:rFonts w:ascii="Times New Roman" w:eastAsia="仿宋_GB2312" w:hAnsi="Times New Roman"/>
          <w:sz w:val="32"/>
          <w:szCs w:val="32"/>
        </w:rPr>
      </w:pPr>
      <w:r>
        <w:rPr>
          <w:rFonts w:ascii="Times New Roman" w:eastAsia="仿宋_GB2312" w:hAnsi="Times New Roman"/>
          <w:sz w:val="32"/>
          <w:szCs w:val="32"/>
        </w:rPr>
        <w:t>项目采用线下送交纸质材料方式</w:t>
      </w:r>
      <w:r>
        <w:rPr>
          <w:rFonts w:ascii="Times New Roman" w:eastAsia="仿宋_GB2312" w:hAnsi="Times New Roman" w:hint="eastAsia"/>
          <w:sz w:val="32"/>
          <w:szCs w:val="32"/>
        </w:rPr>
        <w:t>征集</w:t>
      </w:r>
      <w:r>
        <w:rPr>
          <w:rFonts w:ascii="Times New Roman" w:eastAsia="仿宋_GB2312" w:hAnsi="Times New Roman"/>
          <w:sz w:val="32"/>
          <w:szCs w:val="32"/>
        </w:rPr>
        <w:t>，</w:t>
      </w:r>
      <w:r>
        <w:rPr>
          <w:rFonts w:ascii="Times New Roman" w:eastAsia="仿宋_GB2312" w:hAnsi="Times New Roman" w:hint="eastAsia"/>
          <w:sz w:val="32"/>
          <w:szCs w:val="32"/>
        </w:rPr>
        <w:t>要求</w:t>
      </w:r>
      <w:r>
        <w:rPr>
          <w:rFonts w:ascii="Times New Roman" w:eastAsia="仿宋_GB2312" w:hAnsi="Times New Roman"/>
          <w:sz w:val="32"/>
          <w:szCs w:val="32"/>
        </w:rPr>
        <w:t>项目</w:t>
      </w:r>
      <w:r>
        <w:rPr>
          <w:rFonts w:ascii="Times New Roman" w:eastAsia="仿宋_GB2312" w:hAnsi="Times New Roman" w:hint="eastAsia"/>
          <w:sz w:val="32"/>
          <w:szCs w:val="32"/>
        </w:rPr>
        <w:t>建议主体</w:t>
      </w:r>
      <w:r>
        <w:rPr>
          <w:rFonts w:ascii="Times New Roman" w:eastAsia="仿宋_GB2312" w:hAnsi="Times New Roman"/>
          <w:sz w:val="32"/>
          <w:szCs w:val="32"/>
        </w:rPr>
        <w:t>填写《上海市</w:t>
      </w:r>
      <w:r>
        <w:rPr>
          <w:rFonts w:ascii="Times New Roman" w:eastAsia="仿宋_GB2312" w:hAnsi="Times New Roman" w:hint="eastAsia"/>
          <w:sz w:val="32"/>
          <w:szCs w:val="32"/>
        </w:rPr>
        <w:t>6G</w:t>
      </w:r>
      <w:r>
        <w:rPr>
          <w:rFonts w:ascii="Times New Roman" w:eastAsia="仿宋_GB2312" w:hAnsi="Times New Roman" w:hint="eastAsia"/>
          <w:sz w:val="32"/>
          <w:szCs w:val="32"/>
        </w:rPr>
        <w:t>科技创新专项</w:t>
      </w:r>
      <w:r>
        <w:rPr>
          <w:rFonts w:ascii="Times New Roman" w:eastAsia="仿宋_GB2312" w:hAnsi="Times New Roman"/>
          <w:sz w:val="32"/>
          <w:szCs w:val="32"/>
        </w:rPr>
        <w:t>项目信息征集表》</w:t>
      </w:r>
      <w:r>
        <w:rPr>
          <w:rFonts w:ascii="Times New Roman" w:eastAsia="仿宋_GB2312" w:hAnsi="Times New Roman" w:hint="eastAsia"/>
          <w:sz w:val="32"/>
          <w:szCs w:val="32"/>
        </w:rPr>
        <w:t>（见附件）</w:t>
      </w:r>
      <w:r>
        <w:rPr>
          <w:rFonts w:ascii="Times New Roman" w:eastAsia="仿宋_GB2312" w:hAnsi="Times New Roman"/>
          <w:sz w:val="32"/>
          <w:szCs w:val="32"/>
        </w:rPr>
        <w:t>，</w:t>
      </w:r>
      <w:r>
        <w:rPr>
          <w:rFonts w:ascii="Times New Roman" w:eastAsia="仿宋_GB2312" w:hAnsi="Times New Roman" w:hint="eastAsia"/>
          <w:sz w:val="32"/>
          <w:szCs w:val="32"/>
        </w:rPr>
        <w:t>反馈至区级科技主管部门。</w:t>
      </w:r>
    </w:p>
    <w:p w14:paraId="147FA32E" w14:textId="77777777" w:rsidR="002B35CB" w:rsidRDefault="002B35CB">
      <w:pPr>
        <w:pStyle w:val="a4"/>
        <w:widowControl/>
        <w:spacing w:beforeAutospacing="0" w:afterAutospacing="0" w:line="520" w:lineRule="exact"/>
        <w:ind w:firstLine="630"/>
        <w:jc w:val="both"/>
        <w:rPr>
          <w:rFonts w:ascii="Times New Roman" w:eastAsia="仿宋_GB2312" w:hAnsi="Times New Roman"/>
          <w:sz w:val="32"/>
          <w:szCs w:val="32"/>
        </w:rPr>
      </w:pPr>
      <w:r w:rsidRPr="00432FAA">
        <w:rPr>
          <w:rFonts w:ascii="Times New Roman" w:eastAsia="仿宋_GB2312" w:hAnsi="Times New Roman" w:hint="eastAsia"/>
          <w:sz w:val="32"/>
          <w:szCs w:val="32"/>
        </w:rPr>
        <w:t>重点征集方向（</w:t>
      </w:r>
      <w:r w:rsidRPr="00432FAA">
        <w:rPr>
          <w:rFonts w:ascii="Times New Roman" w:eastAsia="仿宋_GB2312" w:hAnsi="Times New Roman" w:hint="eastAsia"/>
          <w:sz w:val="32"/>
          <w:szCs w:val="32"/>
        </w:rPr>
        <w:t>7</w:t>
      </w:r>
      <w:r w:rsidRPr="00432FAA">
        <w:rPr>
          <w:rFonts w:ascii="Times New Roman" w:eastAsia="仿宋_GB2312" w:hAnsi="Times New Roman" w:hint="eastAsia"/>
          <w:sz w:val="32"/>
          <w:szCs w:val="32"/>
        </w:rPr>
        <w:t>）和（</w:t>
      </w:r>
      <w:r w:rsidRPr="00432FAA">
        <w:rPr>
          <w:rFonts w:ascii="Times New Roman" w:eastAsia="仿宋_GB2312" w:hAnsi="Times New Roman" w:hint="eastAsia"/>
          <w:sz w:val="32"/>
          <w:szCs w:val="32"/>
        </w:rPr>
        <w:t>8</w:t>
      </w:r>
      <w:r w:rsidRPr="00432FAA">
        <w:rPr>
          <w:rFonts w:ascii="Times New Roman" w:eastAsia="仿宋_GB2312" w:hAnsi="Times New Roman" w:hint="eastAsia"/>
          <w:sz w:val="32"/>
          <w:szCs w:val="32"/>
        </w:rPr>
        <w:t>），须由所在区科技部门</w:t>
      </w:r>
      <w:r>
        <w:rPr>
          <w:rFonts w:ascii="Times New Roman" w:eastAsia="仿宋_GB2312" w:hAnsi="Times New Roman" w:hint="eastAsia"/>
          <w:sz w:val="32"/>
          <w:szCs w:val="32"/>
        </w:rPr>
        <w:t>汇总形成推荐建议函，附信息征集表，反馈至市科委。</w:t>
      </w:r>
    </w:p>
    <w:p w14:paraId="77ECEFA0" w14:textId="4DD9724E" w:rsidR="00796E9D" w:rsidRDefault="00565CB9">
      <w:pPr>
        <w:pStyle w:val="a4"/>
        <w:widowControl/>
        <w:spacing w:beforeAutospacing="0" w:afterAutospacing="0" w:line="520" w:lineRule="exact"/>
        <w:ind w:firstLine="630"/>
        <w:jc w:val="both"/>
        <w:rPr>
          <w:rFonts w:ascii="Times New Roman" w:eastAsia="仿宋_GB2312" w:hAnsi="Times New Roman"/>
          <w:sz w:val="32"/>
          <w:szCs w:val="32"/>
        </w:rPr>
      </w:pPr>
      <w:r>
        <w:rPr>
          <w:rFonts w:ascii="Times New Roman" w:eastAsia="仿宋_GB2312" w:hAnsi="Times New Roman" w:hint="eastAsia"/>
          <w:sz w:val="32"/>
          <w:szCs w:val="32"/>
        </w:rPr>
        <w:t>征集截止时间为：</w:t>
      </w:r>
      <w:r>
        <w:rPr>
          <w:rFonts w:ascii="Times New Roman" w:eastAsia="仿宋_GB2312" w:hAnsi="Times New Roman" w:hint="eastAsia"/>
          <w:sz w:val="32"/>
          <w:szCs w:val="32"/>
        </w:rPr>
        <w:t>202</w:t>
      </w:r>
      <w:r w:rsidR="002B35CB">
        <w:rPr>
          <w:rFonts w:ascii="Times New Roman" w:eastAsia="仿宋_GB2312" w:hAnsi="Times New Roman" w:hint="eastAsia"/>
          <w:sz w:val="32"/>
          <w:szCs w:val="32"/>
        </w:rPr>
        <w:t>5</w:t>
      </w:r>
      <w:r>
        <w:rPr>
          <w:rFonts w:ascii="Times New Roman" w:eastAsia="仿宋_GB2312" w:hAnsi="Times New Roman" w:hint="eastAsia"/>
          <w:sz w:val="32"/>
          <w:szCs w:val="32"/>
        </w:rPr>
        <w:t>年</w:t>
      </w:r>
      <w:r w:rsidR="002B35CB">
        <w:rPr>
          <w:rFonts w:ascii="Times New Roman" w:eastAsia="仿宋_GB2312" w:hAnsi="Times New Roman" w:hint="eastAsia"/>
          <w:sz w:val="32"/>
          <w:szCs w:val="32"/>
        </w:rPr>
        <w:t>6</w:t>
      </w:r>
      <w:r>
        <w:rPr>
          <w:rFonts w:ascii="Times New Roman" w:eastAsia="仿宋_GB2312" w:hAnsi="Times New Roman" w:hint="eastAsia"/>
          <w:sz w:val="32"/>
          <w:szCs w:val="32"/>
        </w:rPr>
        <w:t>月</w:t>
      </w:r>
      <w:r>
        <w:rPr>
          <w:rFonts w:ascii="Times New Roman" w:eastAsia="仿宋_GB2312" w:hAnsi="Times New Roman" w:hint="eastAsia"/>
          <w:sz w:val="32"/>
          <w:szCs w:val="32"/>
        </w:rPr>
        <w:t>3</w:t>
      </w:r>
      <w:r w:rsidR="002B35CB">
        <w:rPr>
          <w:rFonts w:ascii="Times New Roman" w:eastAsia="仿宋_GB2312" w:hAnsi="Times New Roman" w:hint="eastAsia"/>
          <w:sz w:val="32"/>
          <w:szCs w:val="32"/>
        </w:rPr>
        <w:t>0</w:t>
      </w:r>
      <w:r>
        <w:rPr>
          <w:rFonts w:ascii="Times New Roman" w:eastAsia="仿宋_GB2312" w:hAnsi="Times New Roman" w:hint="eastAsia"/>
          <w:sz w:val="32"/>
          <w:szCs w:val="32"/>
        </w:rPr>
        <w:t>日。</w:t>
      </w:r>
    </w:p>
    <w:p w14:paraId="29B9FAD4" w14:textId="77777777" w:rsidR="00796E9D" w:rsidRDefault="00565CB9">
      <w:pPr>
        <w:pStyle w:val="a4"/>
        <w:widowControl/>
        <w:spacing w:beforeAutospacing="0" w:afterAutospacing="0" w:line="520" w:lineRule="exact"/>
        <w:ind w:firstLine="630"/>
        <w:jc w:val="both"/>
        <w:rPr>
          <w:rFonts w:ascii="Times New Roman" w:eastAsia="仿宋_GB2312" w:hAnsi="Times New Roman"/>
          <w:sz w:val="32"/>
          <w:szCs w:val="32"/>
        </w:rPr>
      </w:pPr>
      <w:r>
        <w:rPr>
          <w:rFonts w:ascii="Times New Roman" w:eastAsia="仿宋_GB2312" w:hAnsi="Times New Roman" w:hint="eastAsia"/>
          <w:sz w:val="32"/>
          <w:szCs w:val="32"/>
        </w:rPr>
        <w:t>纸质材料提交地址：上海市浦东新区张东路</w:t>
      </w:r>
      <w:r>
        <w:rPr>
          <w:rFonts w:ascii="Times New Roman" w:eastAsia="仿宋_GB2312" w:hAnsi="Times New Roman" w:hint="eastAsia"/>
          <w:sz w:val="32"/>
          <w:szCs w:val="32"/>
        </w:rPr>
        <w:t>1388</w:t>
      </w:r>
      <w:r>
        <w:rPr>
          <w:rFonts w:ascii="Times New Roman" w:eastAsia="仿宋_GB2312" w:hAnsi="Times New Roman" w:hint="eastAsia"/>
          <w:sz w:val="32"/>
          <w:szCs w:val="32"/>
        </w:rPr>
        <w:t>号</w:t>
      </w:r>
      <w:r>
        <w:rPr>
          <w:rFonts w:ascii="Times New Roman" w:eastAsia="仿宋_GB2312" w:hAnsi="Times New Roman" w:hint="eastAsia"/>
          <w:sz w:val="32"/>
          <w:szCs w:val="32"/>
        </w:rPr>
        <w:t>21</w:t>
      </w:r>
      <w:r>
        <w:rPr>
          <w:rFonts w:ascii="Times New Roman" w:eastAsia="仿宋_GB2312" w:hAnsi="Times New Roman" w:hint="eastAsia"/>
          <w:sz w:val="32"/>
          <w:szCs w:val="32"/>
        </w:rPr>
        <w:t>栋（上海信息技术领域项目管理中心）</w:t>
      </w:r>
    </w:p>
    <w:p w14:paraId="68BC7DBD" w14:textId="77777777" w:rsidR="00796E9D" w:rsidRDefault="00565CB9">
      <w:pPr>
        <w:pStyle w:val="20"/>
        <w:spacing w:after="0" w:line="520" w:lineRule="exact"/>
        <w:ind w:firstLineChars="200" w:firstLine="640"/>
        <w:rPr>
          <w:rFonts w:ascii="Times New Roman" w:eastAsia="仿宋_GB2312" w:hAnsi="Times New Roman"/>
          <w:sz w:val="32"/>
          <w:szCs w:val="32"/>
        </w:rPr>
      </w:pPr>
      <w:r>
        <w:rPr>
          <w:rFonts w:ascii="仿宋_GB2312" w:eastAsia="仿宋_GB2312" w:hAnsi="仿宋_GB2312" w:cs="仿宋_GB2312" w:hint="eastAsia"/>
          <w:sz w:val="32"/>
          <w:szCs w:val="40"/>
        </w:rPr>
        <w:t>所有书面材料采用</w:t>
      </w:r>
      <w:r>
        <w:rPr>
          <w:rFonts w:ascii="仿宋_GB2312" w:eastAsia="仿宋_GB2312" w:hAnsi="仿宋_GB2312" w:cs="仿宋_GB2312" w:hint="eastAsia"/>
          <w:sz w:val="32"/>
          <w:szCs w:val="40"/>
        </w:rPr>
        <w:t>A4</w:t>
      </w:r>
      <w:r>
        <w:rPr>
          <w:rFonts w:ascii="仿宋_GB2312" w:eastAsia="仿宋_GB2312" w:hAnsi="仿宋_GB2312" w:cs="仿宋_GB2312" w:hint="eastAsia"/>
          <w:sz w:val="32"/>
          <w:szCs w:val="40"/>
        </w:rPr>
        <w:t>纸双面打印，一式两份，须签字盖章齐全。使用普通纸质材料作封面，不采用胶圈、文件夹等带有突出棱边的装订方式，并提供一份电子材料。</w:t>
      </w:r>
    </w:p>
    <w:p w14:paraId="5F905631" w14:textId="77777777" w:rsidR="00796E9D" w:rsidRDefault="00565CB9">
      <w:pPr>
        <w:pStyle w:val="a4"/>
        <w:widowControl/>
        <w:spacing w:beforeAutospacing="0" w:afterAutospacing="0" w:line="520" w:lineRule="exact"/>
        <w:ind w:firstLine="615"/>
        <w:jc w:val="both"/>
        <w:rPr>
          <w:rFonts w:ascii="宋体" w:eastAsia="宋体" w:hAnsi="宋体" w:cs="宋体"/>
          <w:color w:val="3A3A3A"/>
          <w:spacing w:val="15"/>
        </w:rPr>
      </w:pPr>
      <w:r>
        <w:rPr>
          <w:rFonts w:ascii="黑体" w:eastAsia="黑体" w:hAnsi="宋体" w:cs="黑体" w:hint="eastAsia"/>
          <w:color w:val="3A3A3A"/>
          <w:spacing w:val="15"/>
          <w:sz w:val="32"/>
          <w:szCs w:val="32"/>
        </w:rPr>
        <w:t>四、联系方式</w:t>
      </w:r>
      <w:r>
        <w:rPr>
          <w:rFonts w:ascii="Times New Roman" w:eastAsia="宋体" w:hAnsi="Times New Roman"/>
          <w:color w:val="3A3A3A"/>
          <w:spacing w:val="15"/>
          <w:sz w:val="32"/>
          <w:szCs w:val="32"/>
        </w:rPr>
        <w:t> </w:t>
      </w:r>
    </w:p>
    <w:p w14:paraId="13121931" w14:textId="77777777" w:rsidR="00796E9D" w:rsidRDefault="00565CB9">
      <w:pPr>
        <w:pStyle w:val="a4"/>
        <w:widowControl/>
        <w:spacing w:beforeAutospacing="0" w:afterAutospacing="0" w:line="520" w:lineRule="exact"/>
        <w:ind w:firstLine="630"/>
        <w:jc w:val="both"/>
        <w:rPr>
          <w:rFonts w:ascii="Times New Roman" w:eastAsia="仿宋_GB2312" w:hAnsi="Times New Roman"/>
          <w:sz w:val="32"/>
          <w:szCs w:val="32"/>
        </w:rPr>
      </w:pPr>
      <w:r>
        <w:rPr>
          <w:rFonts w:ascii="Times New Roman" w:eastAsia="仿宋_GB2312" w:hAnsi="Times New Roman" w:hint="eastAsia"/>
          <w:sz w:val="32"/>
          <w:szCs w:val="32"/>
        </w:rPr>
        <w:t>联系人：柳媄逸、董欣宇</w:t>
      </w:r>
    </w:p>
    <w:p w14:paraId="228CC59C" w14:textId="77777777" w:rsidR="00796E9D" w:rsidRDefault="00565CB9">
      <w:pPr>
        <w:pStyle w:val="a4"/>
        <w:widowControl/>
        <w:spacing w:beforeAutospacing="0" w:afterAutospacing="0" w:line="520" w:lineRule="exact"/>
        <w:ind w:firstLine="630"/>
        <w:jc w:val="both"/>
        <w:rPr>
          <w:rFonts w:ascii="Times New Roman" w:eastAsia="仿宋_GB2312" w:hAnsi="Times New Roman"/>
          <w:sz w:val="32"/>
          <w:szCs w:val="32"/>
        </w:rPr>
      </w:pPr>
      <w:r>
        <w:rPr>
          <w:rFonts w:ascii="Times New Roman" w:eastAsia="仿宋_GB2312" w:hAnsi="Times New Roman" w:hint="eastAsia"/>
          <w:sz w:val="32"/>
          <w:szCs w:val="32"/>
        </w:rPr>
        <w:t>联系电话：</w:t>
      </w:r>
      <w:r>
        <w:rPr>
          <w:rFonts w:ascii="Times New Roman" w:eastAsia="仿宋_GB2312" w:hAnsi="Times New Roman" w:hint="eastAsia"/>
          <w:sz w:val="32"/>
          <w:szCs w:val="32"/>
        </w:rPr>
        <w:t>021-61609878</w:t>
      </w:r>
    </w:p>
    <w:p w14:paraId="76C3A275" w14:textId="77777777" w:rsidR="00796E9D" w:rsidRDefault="00796E9D">
      <w:pPr>
        <w:pStyle w:val="a4"/>
        <w:widowControl/>
        <w:spacing w:beforeAutospacing="0" w:afterAutospacing="0" w:line="520" w:lineRule="exact"/>
        <w:ind w:firstLine="630"/>
        <w:jc w:val="both"/>
        <w:rPr>
          <w:rFonts w:ascii="Times New Roman" w:eastAsia="仿宋_GB2312" w:hAnsi="Times New Roman"/>
          <w:sz w:val="32"/>
          <w:szCs w:val="32"/>
        </w:rPr>
      </w:pPr>
    </w:p>
    <w:p w14:paraId="2CB18A97" w14:textId="77777777" w:rsidR="00796E9D" w:rsidRDefault="00565CB9">
      <w:pPr>
        <w:pStyle w:val="a4"/>
        <w:widowControl/>
        <w:spacing w:beforeAutospacing="0" w:afterAutospacing="0" w:line="520" w:lineRule="exact"/>
        <w:ind w:firstLine="630"/>
        <w:jc w:val="both"/>
        <w:rPr>
          <w:rFonts w:ascii="Times New Roman" w:eastAsia="仿宋_GB2312" w:hAnsi="Times New Roman"/>
          <w:sz w:val="32"/>
          <w:szCs w:val="32"/>
        </w:rPr>
      </w:pPr>
      <w:r>
        <w:rPr>
          <w:rFonts w:ascii="Times New Roman" w:eastAsia="仿宋_GB2312" w:hAnsi="Times New Roman"/>
          <w:sz w:val="32"/>
          <w:szCs w:val="32"/>
        </w:rPr>
        <w:t>特此通知。</w:t>
      </w:r>
    </w:p>
    <w:p w14:paraId="66912285" w14:textId="77777777" w:rsidR="00796E9D" w:rsidRDefault="00565CB9">
      <w:pPr>
        <w:pStyle w:val="a4"/>
        <w:widowControl/>
        <w:spacing w:beforeAutospacing="0" w:afterAutospacing="0" w:line="520" w:lineRule="exact"/>
        <w:ind w:firstLine="630"/>
        <w:jc w:val="both"/>
        <w:rPr>
          <w:rFonts w:ascii="Times New Roman" w:eastAsia="仿宋_GB2312" w:hAnsi="Times New Roman"/>
          <w:sz w:val="32"/>
          <w:szCs w:val="32"/>
        </w:rPr>
      </w:pPr>
      <w:r>
        <w:rPr>
          <w:rFonts w:ascii="Times New Roman" w:eastAsia="仿宋_GB2312" w:hAnsi="Times New Roman"/>
          <w:sz w:val="32"/>
          <w:szCs w:val="32"/>
        </w:rPr>
        <w:t> </w:t>
      </w:r>
    </w:p>
    <w:p w14:paraId="01604768" w14:textId="77777777" w:rsidR="00796E9D" w:rsidRDefault="00565CB9">
      <w:pPr>
        <w:pStyle w:val="a4"/>
        <w:widowControl/>
        <w:spacing w:beforeAutospacing="0" w:afterAutospacing="0" w:line="520" w:lineRule="exact"/>
        <w:ind w:firstLine="630"/>
        <w:jc w:val="both"/>
        <w:rPr>
          <w:rFonts w:ascii="Times New Roman" w:eastAsia="仿宋_GB2312" w:hAnsi="Times New Roman"/>
          <w:sz w:val="32"/>
          <w:szCs w:val="32"/>
        </w:rPr>
      </w:pPr>
      <w:r>
        <w:rPr>
          <w:rFonts w:ascii="Times New Roman" w:eastAsia="仿宋_GB2312" w:hAnsi="Times New Roman"/>
          <w:sz w:val="32"/>
          <w:szCs w:val="32"/>
        </w:rPr>
        <w:t>附件：上海市</w:t>
      </w:r>
      <w:r>
        <w:rPr>
          <w:rFonts w:ascii="Times New Roman" w:eastAsia="仿宋_GB2312" w:hAnsi="Times New Roman" w:hint="eastAsia"/>
          <w:sz w:val="32"/>
          <w:szCs w:val="32"/>
        </w:rPr>
        <w:t>6G</w:t>
      </w:r>
      <w:r>
        <w:rPr>
          <w:rFonts w:ascii="Times New Roman" w:eastAsia="仿宋_GB2312" w:hAnsi="Times New Roman" w:hint="eastAsia"/>
          <w:sz w:val="32"/>
          <w:szCs w:val="32"/>
        </w:rPr>
        <w:t>科技创新专项</w:t>
      </w:r>
      <w:r>
        <w:rPr>
          <w:rFonts w:ascii="Times New Roman" w:eastAsia="仿宋_GB2312" w:hAnsi="Times New Roman"/>
          <w:sz w:val="32"/>
          <w:szCs w:val="32"/>
        </w:rPr>
        <w:t>项目信息征集表</w:t>
      </w:r>
    </w:p>
    <w:p w14:paraId="2EE2A09D" w14:textId="77777777" w:rsidR="00796E9D" w:rsidRDefault="00796E9D">
      <w:pPr>
        <w:pStyle w:val="a4"/>
        <w:widowControl/>
        <w:spacing w:beforeAutospacing="0" w:afterAutospacing="0" w:line="520" w:lineRule="exact"/>
        <w:ind w:firstLine="630"/>
        <w:jc w:val="both"/>
        <w:rPr>
          <w:rFonts w:ascii="Times New Roman" w:eastAsia="仿宋_GB2312" w:hAnsi="Times New Roman"/>
          <w:sz w:val="32"/>
          <w:szCs w:val="32"/>
        </w:rPr>
      </w:pPr>
    </w:p>
    <w:p w14:paraId="6B1F58B0" w14:textId="77777777" w:rsidR="00796E9D" w:rsidRDefault="00796E9D">
      <w:pPr>
        <w:pStyle w:val="a4"/>
        <w:widowControl/>
        <w:spacing w:beforeAutospacing="0" w:afterAutospacing="0" w:line="520" w:lineRule="exact"/>
        <w:ind w:firstLine="630"/>
        <w:jc w:val="both"/>
        <w:rPr>
          <w:rFonts w:ascii="Times New Roman" w:eastAsia="仿宋_GB2312" w:hAnsi="Times New Roman"/>
          <w:sz w:val="32"/>
          <w:szCs w:val="32"/>
        </w:rPr>
      </w:pPr>
    </w:p>
    <w:p w14:paraId="736E1A4C" w14:textId="77777777" w:rsidR="00796E9D" w:rsidRDefault="00565CB9">
      <w:pPr>
        <w:pStyle w:val="a4"/>
        <w:widowControl/>
        <w:spacing w:beforeAutospacing="0" w:afterAutospacing="0" w:line="520" w:lineRule="exact"/>
        <w:ind w:firstLine="630"/>
        <w:jc w:val="right"/>
        <w:rPr>
          <w:rFonts w:ascii="Times New Roman" w:eastAsia="仿宋_GB2312" w:hAnsi="Times New Roman"/>
          <w:sz w:val="32"/>
          <w:szCs w:val="32"/>
        </w:rPr>
      </w:pPr>
      <w:r>
        <w:rPr>
          <w:rFonts w:ascii="Times New Roman" w:eastAsia="仿宋_GB2312" w:hAnsi="Times New Roman" w:hint="eastAsia"/>
          <w:sz w:val="32"/>
          <w:szCs w:val="32"/>
        </w:rPr>
        <w:lastRenderedPageBreak/>
        <w:t>上海市科学技术委员会</w:t>
      </w:r>
      <w:r>
        <w:rPr>
          <w:rFonts w:ascii="Times New Roman" w:eastAsia="仿宋_GB2312" w:hAnsi="Times New Roman" w:hint="eastAsia"/>
          <w:sz w:val="32"/>
          <w:szCs w:val="32"/>
        </w:rPr>
        <w:br/>
      </w:r>
      <w:r>
        <w:rPr>
          <w:rFonts w:ascii="Times New Roman" w:eastAsia="仿宋_GB2312" w:hAnsi="Times New Roman" w:hint="eastAsia"/>
          <w:sz w:val="32"/>
          <w:szCs w:val="32"/>
        </w:rPr>
        <w:t>信息技术处</w:t>
      </w:r>
    </w:p>
    <w:p w14:paraId="059A96DD" w14:textId="2A2C70B6" w:rsidR="00796E9D" w:rsidRDefault="00565CB9">
      <w:pPr>
        <w:pStyle w:val="a4"/>
        <w:widowControl/>
        <w:spacing w:beforeAutospacing="0" w:afterAutospacing="0" w:line="520" w:lineRule="exact"/>
        <w:ind w:firstLine="630"/>
        <w:jc w:val="right"/>
        <w:rPr>
          <w:rFonts w:ascii="Times New Roman" w:eastAsia="仿宋_GB2312" w:hAnsi="Times New Roman"/>
          <w:sz w:val="32"/>
          <w:szCs w:val="32"/>
        </w:rPr>
      </w:pPr>
      <w:r>
        <w:rPr>
          <w:rFonts w:ascii="Times New Roman" w:eastAsia="仿宋_GB2312" w:hAnsi="Times New Roman" w:hint="eastAsia"/>
          <w:sz w:val="32"/>
          <w:szCs w:val="32"/>
        </w:rPr>
        <w:t>202</w:t>
      </w:r>
      <w:r w:rsidR="002B35CB">
        <w:rPr>
          <w:rFonts w:ascii="Times New Roman" w:eastAsia="仿宋_GB2312" w:hAnsi="Times New Roman" w:hint="eastAsia"/>
          <w:sz w:val="32"/>
          <w:szCs w:val="32"/>
        </w:rPr>
        <w:t>5</w:t>
      </w:r>
      <w:r>
        <w:rPr>
          <w:rFonts w:ascii="Times New Roman" w:eastAsia="仿宋_GB2312" w:hAnsi="Times New Roman" w:hint="eastAsia"/>
          <w:sz w:val="32"/>
          <w:szCs w:val="32"/>
        </w:rPr>
        <w:t>年</w:t>
      </w:r>
      <w:r w:rsidR="002B35CB">
        <w:rPr>
          <w:rFonts w:ascii="Times New Roman" w:eastAsia="仿宋_GB2312" w:hAnsi="Times New Roman" w:hint="eastAsia"/>
          <w:sz w:val="32"/>
          <w:szCs w:val="32"/>
        </w:rPr>
        <w:t>6</w:t>
      </w:r>
      <w:r>
        <w:rPr>
          <w:rFonts w:ascii="Times New Roman" w:eastAsia="仿宋_GB2312" w:hAnsi="Times New Roman" w:hint="eastAsia"/>
          <w:sz w:val="32"/>
          <w:szCs w:val="32"/>
        </w:rPr>
        <w:t>月</w:t>
      </w:r>
      <w:r w:rsidR="002B35CB">
        <w:rPr>
          <w:rFonts w:ascii="Times New Roman" w:eastAsia="仿宋_GB2312" w:hAnsi="Times New Roman" w:hint="eastAsia"/>
          <w:sz w:val="32"/>
          <w:szCs w:val="32"/>
        </w:rPr>
        <w:t>10</w:t>
      </w:r>
      <w:r>
        <w:rPr>
          <w:rFonts w:ascii="Times New Roman" w:eastAsia="仿宋_GB2312" w:hAnsi="Times New Roman" w:hint="eastAsia"/>
          <w:sz w:val="32"/>
          <w:szCs w:val="32"/>
        </w:rPr>
        <w:t>日</w:t>
      </w:r>
    </w:p>
    <w:p w14:paraId="35BA4D42" w14:textId="77777777" w:rsidR="00796E9D" w:rsidRDefault="00796E9D"/>
    <w:p w14:paraId="4C46BBDF" w14:textId="77777777" w:rsidR="00796E9D" w:rsidRDefault="00565CB9">
      <w:pPr>
        <w:snapToGrid w:val="0"/>
        <w:spacing w:line="600" w:lineRule="exact"/>
        <w:ind w:rightChars="400" w:right="840"/>
        <w:rPr>
          <w:rFonts w:ascii="黑体" w:eastAsia="黑体" w:hAnsi="黑体" w:cs="黑体"/>
          <w:spacing w:val="-6"/>
          <w:sz w:val="32"/>
          <w:szCs w:val="32"/>
        </w:rPr>
      </w:pPr>
      <w:r>
        <w:br w:type="page"/>
      </w:r>
      <w:r>
        <w:rPr>
          <w:rFonts w:ascii="黑体" w:eastAsia="黑体" w:hAnsi="黑体" w:cs="黑体" w:hint="eastAsia"/>
          <w:spacing w:val="-6"/>
          <w:sz w:val="32"/>
          <w:szCs w:val="32"/>
        </w:rPr>
        <w:lastRenderedPageBreak/>
        <w:t>附件</w:t>
      </w:r>
    </w:p>
    <w:p w14:paraId="612606D7" w14:textId="77777777" w:rsidR="003C43CB" w:rsidRDefault="003C43CB">
      <w:pPr>
        <w:snapToGrid w:val="0"/>
        <w:spacing w:line="600" w:lineRule="exact"/>
        <w:ind w:rightChars="400" w:right="840"/>
        <w:rPr>
          <w:rFonts w:ascii="黑体" w:eastAsia="黑体" w:hAnsi="黑体" w:cs="黑体"/>
          <w:spacing w:val="-6"/>
          <w:sz w:val="32"/>
          <w:szCs w:val="32"/>
        </w:rPr>
      </w:pPr>
    </w:p>
    <w:p w14:paraId="1190FEA9" w14:textId="77777777" w:rsidR="00796E9D" w:rsidRDefault="00565CB9">
      <w:pPr>
        <w:snapToGrid w:val="0"/>
        <w:spacing w:line="600" w:lineRule="exact"/>
        <w:jc w:val="center"/>
        <w:rPr>
          <w:rFonts w:ascii="方正公文小标宋" w:eastAsia="方正公文小标宋" w:hAnsi="方正公文小标宋" w:cs="方正公文小标宋"/>
          <w:bCs/>
          <w:sz w:val="44"/>
          <w:szCs w:val="44"/>
        </w:rPr>
      </w:pPr>
      <w:r>
        <w:rPr>
          <w:rFonts w:ascii="方正公文小标宋" w:eastAsia="方正公文小标宋" w:hAnsi="方正公文小标宋" w:cs="方正公文小标宋" w:hint="eastAsia"/>
          <w:bCs/>
          <w:sz w:val="44"/>
          <w:szCs w:val="44"/>
        </w:rPr>
        <w:t>上海市</w:t>
      </w:r>
      <w:r w:rsidRPr="00F34057">
        <w:rPr>
          <w:rFonts w:ascii="Times New Roman" w:eastAsia="方正公文小标宋" w:hAnsi="Times New Roman" w:cs="Times New Roman"/>
          <w:b/>
          <w:sz w:val="44"/>
          <w:szCs w:val="44"/>
        </w:rPr>
        <w:t>6G</w:t>
      </w:r>
      <w:r>
        <w:rPr>
          <w:rFonts w:ascii="方正公文小标宋" w:eastAsia="方正公文小标宋" w:hAnsi="方正公文小标宋" w:cs="方正公文小标宋" w:hint="eastAsia"/>
          <w:bCs/>
          <w:sz w:val="44"/>
          <w:szCs w:val="44"/>
        </w:rPr>
        <w:t>科技创新专项项目</w:t>
      </w:r>
    </w:p>
    <w:p w14:paraId="330442C9" w14:textId="77777777" w:rsidR="00796E9D" w:rsidRDefault="00565CB9">
      <w:pPr>
        <w:snapToGrid w:val="0"/>
        <w:spacing w:line="600" w:lineRule="exact"/>
        <w:jc w:val="center"/>
        <w:rPr>
          <w:rFonts w:ascii="方正公文小标宋" w:eastAsia="方正公文小标宋" w:hAnsi="方正公文小标宋" w:cs="方正公文小标宋"/>
          <w:bCs/>
          <w:sz w:val="44"/>
          <w:szCs w:val="44"/>
        </w:rPr>
      </w:pPr>
      <w:r>
        <w:rPr>
          <w:rFonts w:ascii="方正公文小标宋" w:eastAsia="方正公文小标宋" w:hAnsi="方正公文小标宋" w:cs="方正公文小标宋" w:hint="eastAsia"/>
          <w:bCs/>
          <w:sz w:val="44"/>
          <w:szCs w:val="44"/>
        </w:rPr>
        <w:t>信息征集表</w:t>
      </w:r>
    </w:p>
    <w:p w14:paraId="027DE921" w14:textId="77777777" w:rsidR="003C43CB" w:rsidRDefault="003C43CB">
      <w:pPr>
        <w:snapToGrid w:val="0"/>
        <w:spacing w:line="600" w:lineRule="exact"/>
        <w:jc w:val="center"/>
        <w:rPr>
          <w:rFonts w:ascii="方正公文小标宋" w:eastAsia="方正公文小标宋" w:hAnsi="方正公文小标宋" w:cs="方正公文小标宋"/>
          <w:bCs/>
          <w:sz w:val="44"/>
          <w:szCs w:val="44"/>
        </w:rPr>
      </w:pPr>
    </w:p>
    <w:p w14:paraId="76C6E899" w14:textId="77777777" w:rsidR="00796E9D" w:rsidRDefault="00565CB9">
      <w:pPr>
        <w:topLinePunct/>
        <w:adjustRightInd w:val="0"/>
        <w:snapToGrid w:val="0"/>
        <w:spacing w:line="600" w:lineRule="exact"/>
        <w:rPr>
          <w:rFonts w:ascii="仿宋" w:eastAsia="仿宋" w:hAnsi="仿宋" w:cs="仿宋"/>
          <w:spacing w:val="-6"/>
          <w:sz w:val="32"/>
          <w:szCs w:val="32"/>
        </w:rPr>
      </w:pPr>
      <w:r>
        <w:rPr>
          <w:rFonts w:ascii="仿宋" w:eastAsia="仿宋" w:hAnsi="仿宋" w:cs="仿宋" w:hint="eastAsia"/>
          <w:spacing w:val="-6"/>
          <w:sz w:val="32"/>
          <w:szCs w:val="32"/>
        </w:rPr>
        <w:t>提交单位（公章）</w:t>
      </w:r>
      <w:r>
        <w:rPr>
          <w:rFonts w:ascii="仿宋" w:eastAsia="仿宋" w:hAnsi="仿宋" w:cs="仿宋" w:hint="eastAsia"/>
          <w:spacing w:val="-6"/>
          <w:sz w:val="32"/>
          <w:szCs w:val="32"/>
        </w:rPr>
        <w:t>:</w:t>
      </w:r>
    </w:p>
    <w:p w14:paraId="49262F8A" w14:textId="77777777" w:rsidR="00796E9D" w:rsidRDefault="00796E9D">
      <w:pPr>
        <w:topLinePunct/>
        <w:adjustRightInd w:val="0"/>
        <w:snapToGrid w:val="0"/>
        <w:spacing w:line="600" w:lineRule="exact"/>
        <w:rPr>
          <w:rFonts w:ascii="仿宋" w:eastAsia="仿宋" w:hAnsi="仿宋" w:cs="仿宋"/>
          <w:spacing w:val="-6"/>
          <w:sz w:val="32"/>
          <w:szCs w:val="32"/>
        </w:rPr>
      </w:pPr>
    </w:p>
    <w:p w14:paraId="73661C9F" w14:textId="77777777" w:rsidR="00796E9D" w:rsidRDefault="00565CB9">
      <w:pPr>
        <w:topLinePunct/>
        <w:adjustRightInd w:val="0"/>
        <w:snapToGrid w:val="0"/>
        <w:spacing w:line="600" w:lineRule="exact"/>
        <w:rPr>
          <w:rFonts w:ascii="仿宋" w:eastAsia="仿宋" w:hAnsi="仿宋" w:cs="仿宋"/>
          <w:spacing w:val="-6"/>
          <w:sz w:val="32"/>
          <w:szCs w:val="32"/>
        </w:rPr>
      </w:pPr>
      <w:r>
        <w:rPr>
          <w:rFonts w:ascii="仿宋" w:eastAsia="仿宋" w:hAnsi="仿宋" w:cs="仿宋" w:hint="eastAsia"/>
          <w:spacing w:val="-6"/>
          <w:sz w:val="32"/>
          <w:szCs w:val="32"/>
        </w:rPr>
        <w:t>联</w:t>
      </w:r>
      <w:r>
        <w:rPr>
          <w:rFonts w:ascii="仿宋" w:eastAsia="仿宋" w:hAnsi="仿宋" w:cs="仿宋" w:hint="eastAsia"/>
          <w:spacing w:val="-6"/>
          <w:sz w:val="32"/>
          <w:szCs w:val="32"/>
        </w:rPr>
        <w:t xml:space="preserve"> </w:t>
      </w:r>
      <w:r>
        <w:rPr>
          <w:rFonts w:ascii="仿宋" w:eastAsia="仿宋" w:hAnsi="仿宋" w:cs="仿宋" w:hint="eastAsia"/>
          <w:spacing w:val="-6"/>
          <w:sz w:val="32"/>
          <w:szCs w:val="32"/>
        </w:rPr>
        <w:t>系</w:t>
      </w:r>
      <w:r>
        <w:rPr>
          <w:rFonts w:ascii="仿宋" w:eastAsia="仿宋" w:hAnsi="仿宋" w:cs="仿宋" w:hint="eastAsia"/>
          <w:spacing w:val="-6"/>
          <w:sz w:val="32"/>
          <w:szCs w:val="32"/>
        </w:rPr>
        <w:t xml:space="preserve"> </w:t>
      </w:r>
      <w:r>
        <w:rPr>
          <w:rFonts w:ascii="仿宋" w:eastAsia="仿宋" w:hAnsi="仿宋" w:cs="仿宋" w:hint="eastAsia"/>
          <w:spacing w:val="-6"/>
          <w:sz w:val="32"/>
          <w:szCs w:val="32"/>
        </w:rPr>
        <w:t>人：</w:t>
      </w:r>
    </w:p>
    <w:p w14:paraId="16E8B056" w14:textId="77777777" w:rsidR="00796E9D" w:rsidRDefault="00796E9D">
      <w:pPr>
        <w:topLinePunct/>
        <w:adjustRightInd w:val="0"/>
        <w:snapToGrid w:val="0"/>
        <w:spacing w:line="600" w:lineRule="exact"/>
        <w:rPr>
          <w:rFonts w:ascii="仿宋" w:eastAsia="仿宋" w:hAnsi="仿宋" w:cs="仿宋"/>
          <w:spacing w:val="-6"/>
          <w:sz w:val="32"/>
          <w:szCs w:val="32"/>
        </w:rPr>
      </w:pPr>
    </w:p>
    <w:p w14:paraId="5E3BB92C" w14:textId="77777777" w:rsidR="00796E9D" w:rsidRDefault="00565CB9">
      <w:pPr>
        <w:topLinePunct/>
        <w:adjustRightInd w:val="0"/>
        <w:snapToGrid w:val="0"/>
        <w:spacing w:line="600" w:lineRule="exact"/>
        <w:rPr>
          <w:rFonts w:ascii="仿宋" w:eastAsia="仿宋" w:hAnsi="仿宋" w:cs="仿宋"/>
          <w:spacing w:val="-6"/>
          <w:sz w:val="32"/>
          <w:szCs w:val="32"/>
        </w:rPr>
      </w:pPr>
      <w:r>
        <w:rPr>
          <w:rFonts w:ascii="仿宋" w:eastAsia="仿宋" w:hAnsi="仿宋" w:cs="仿宋" w:hint="eastAsia"/>
          <w:spacing w:val="-6"/>
          <w:sz w:val="32"/>
          <w:szCs w:val="32"/>
        </w:rPr>
        <w:t>移动电话：</w:t>
      </w:r>
    </w:p>
    <w:p w14:paraId="3D616898" w14:textId="77777777" w:rsidR="00796E9D" w:rsidRDefault="00796E9D">
      <w:pPr>
        <w:topLinePunct/>
        <w:adjustRightInd w:val="0"/>
        <w:snapToGrid w:val="0"/>
        <w:spacing w:line="600" w:lineRule="exact"/>
        <w:rPr>
          <w:rFonts w:ascii="仿宋" w:eastAsia="仿宋" w:hAnsi="仿宋" w:cs="仿宋"/>
          <w:spacing w:val="-6"/>
          <w:sz w:val="32"/>
          <w:szCs w:val="32"/>
        </w:rPr>
      </w:pPr>
    </w:p>
    <w:p w14:paraId="17EF6A9F" w14:textId="2A230AE5" w:rsidR="003C43CB" w:rsidRDefault="003C43CB" w:rsidP="003C43CB">
      <w:pPr>
        <w:topLinePunct/>
        <w:adjustRightInd w:val="0"/>
        <w:snapToGrid w:val="0"/>
        <w:spacing w:line="600" w:lineRule="exact"/>
        <w:rPr>
          <w:rFonts w:ascii="仿宋" w:eastAsia="仿宋" w:hAnsi="仿宋" w:cs="仿宋"/>
          <w:spacing w:val="-6"/>
          <w:sz w:val="32"/>
          <w:szCs w:val="32"/>
        </w:rPr>
      </w:pPr>
      <w:r>
        <w:rPr>
          <w:rFonts w:ascii="仿宋" w:eastAsia="仿宋" w:hAnsi="仿宋" w:cs="仿宋" w:hint="eastAsia"/>
          <w:spacing w:val="-6"/>
          <w:sz w:val="32"/>
          <w:szCs w:val="32"/>
        </w:rPr>
        <w:t>项目建议方向：</w:t>
      </w:r>
    </w:p>
    <w:p w14:paraId="3B51D434" w14:textId="77777777" w:rsidR="003C43CB" w:rsidRPr="003C43CB" w:rsidRDefault="003C43CB" w:rsidP="003C43CB">
      <w:pPr>
        <w:topLinePunct/>
        <w:adjustRightInd w:val="0"/>
        <w:snapToGrid w:val="0"/>
        <w:spacing w:line="520" w:lineRule="exact"/>
        <w:ind w:leftChars="300" w:left="630"/>
        <w:rPr>
          <w:rFonts w:ascii="仿宋_GB2312" w:eastAsia="仿宋_GB2312" w:hAnsi="仿宋_GB2312" w:cs="仿宋_GB2312"/>
          <w:sz w:val="28"/>
          <w:szCs w:val="28"/>
        </w:rPr>
      </w:pPr>
      <w:r w:rsidRPr="003C43CB">
        <w:rPr>
          <w:rFonts w:ascii="仿宋" w:eastAsia="仿宋" w:hAnsi="仿宋" w:cs="仿宋" w:hint="eastAsia"/>
          <w:spacing w:val="-6"/>
          <w:sz w:val="28"/>
          <w:szCs w:val="28"/>
        </w:rPr>
        <w:sym w:font="Wingdings 2" w:char="F02A"/>
      </w:r>
      <w:r w:rsidRPr="003C43CB">
        <w:rPr>
          <w:rFonts w:ascii="仿宋" w:eastAsia="仿宋" w:hAnsi="仿宋" w:cs="仿宋" w:hint="eastAsia"/>
          <w:spacing w:val="-6"/>
          <w:sz w:val="28"/>
          <w:szCs w:val="28"/>
        </w:rPr>
        <w:t>方向1：</w:t>
      </w:r>
      <w:r w:rsidRPr="003C43CB">
        <w:rPr>
          <w:rFonts w:ascii="仿宋_GB2312" w:eastAsia="仿宋_GB2312" w:hAnsi="仿宋_GB2312" w:cs="仿宋_GB2312" w:hint="eastAsia"/>
          <w:sz w:val="28"/>
          <w:szCs w:val="28"/>
        </w:rPr>
        <w:t>6G前瞻性创新技术和技术标准研究</w:t>
      </w:r>
    </w:p>
    <w:p w14:paraId="230F060E" w14:textId="77777777" w:rsidR="003C43CB" w:rsidRPr="003C43CB" w:rsidRDefault="003C43CB" w:rsidP="003C43CB">
      <w:pPr>
        <w:topLinePunct/>
        <w:adjustRightInd w:val="0"/>
        <w:snapToGrid w:val="0"/>
        <w:spacing w:line="520" w:lineRule="exact"/>
        <w:ind w:leftChars="300" w:left="630"/>
        <w:rPr>
          <w:rFonts w:ascii="仿宋_GB2312" w:eastAsia="仿宋_GB2312" w:hAnsi="仿宋_GB2312" w:cs="仿宋_GB2312"/>
          <w:sz w:val="28"/>
          <w:szCs w:val="28"/>
        </w:rPr>
      </w:pPr>
      <w:r w:rsidRPr="003C43CB">
        <w:rPr>
          <w:rFonts w:ascii="仿宋" w:eastAsia="仿宋" w:hAnsi="仿宋" w:cs="仿宋" w:hint="eastAsia"/>
          <w:spacing w:val="-6"/>
          <w:sz w:val="28"/>
          <w:szCs w:val="28"/>
        </w:rPr>
        <w:sym w:font="Wingdings 2" w:char="F02A"/>
      </w:r>
      <w:r w:rsidRPr="003C43CB">
        <w:rPr>
          <w:rFonts w:ascii="仿宋" w:eastAsia="仿宋" w:hAnsi="仿宋" w:cs="仿宋" w:hint="eastAsia"/>
          <w:spacing w:val="-6"/>
          <w:sz w:val="28"/>
          <w:szCs w:val="28"/>
        </w:rPr>
        <w:t>方向2：</w:t>
      </w:r>
      <w:r w:rsidRPr="003C43CB">
        <w:rPr>
          <w:rFonts w:ascii="仿宋_GB2312" w:eastAsia="仿宋_GB2312" w:hAnsi="仿宋_GB2312" w:cs="仿宋_GB2312" w:hint="eastAsia"/>
          <w:sz w:val="28"/>
          <w:szCs w:val="28"/>
        </w:rPr>
        <w:t>高端芯片和基础器件</w:t>
      </w:r>
    </w:p>
    <w:p w14:paraId="26A2B281" w14:textId="77777777" w:rsidR="003C43CB" w:rsidRPr="003C43CB" w:rsidRDefault="003C43CB" w:rsidP="003C43CB">
      <w:pPr>
        <w:topLinePunct/>
        <w:adjustRightInd w:val="0"/>
        <w:snapToGrid w:val="0"/>
        <w:spacing w:line="520" w:lineRule="exact"/>
        <w:ind w:leftChars="300" w:left="630"/>
        <w:rPr>
          <w:rFonts w:ascii="仿宋_GB2312" w:eastAsia="仿宋_GB2312" w:hAnsi="仿宋_GB2312" w:cs="仿宋_GB2312"/>
          <w:sz w:val="28"/>
          <w:szCs w:val="28"/>
        </w:rPr>
      </w:pPr>
      <w:r w:rsidRPr="003C43CB">
        <w:rPr>
          <w:rFonts w:ascii="仿宋" w:eastAsia="仿宋" w:hAnsi="仿宋" w:cs="仿宋" w:hint="eastAsia"/>
          <w:spacing w:val="-6"/>
          <w:sz w:val="28"/>
          <w:szCs w:val="28"/>
        </w:rPr>
        <w:sym w:font="Wingdings 2" w:char="F02A"/>
      </w:r>
      <w:r w:rsidRPr="003C43CB">
        <w:rPr>
          <w:rFonts w:ascii="仿宋" w:eastAsia="仿宋" w:hAnsi="仿宋" w:cs="仿宋" w:hint="eastAsia"/>
          <w:spacing w:val="-6"/>
          <w:sz w:val="28"/>
          <w:szCs w:val="28"/>
        </w:rPr>
        <w:t>方向</w:t>
      </w:r>
      <w:r w:rsidRPr="003C43CB">
        <w:rPr>
          <w:rFonts w:ascii="仿宋_GB2312" w:eastAsia="仿宋_GB2312" w:hAnsi="仿宋_GB2312" w:cs="仿宋_GB2312" w:hint="eastAsia"/>
          <w:sz w:val="28"/>
          <w:szCs w:val="28"/>
        </w:rPr>
        <w:t>3：新型终端和智能模组</w:t>
      </w:r>
    </w:p>
    <w:p w14:paraId="548B4B1B" w14:textId="77777777" w:rsidR="003C43CB" w:rsidRPr="003C43CB" w:rsidRDefault="003C43CB" w:rsidP="003C43CB">
      <w:pPr>
        <w:topLinePunct/>
        <w:adjustRightInd w:val="0"/>
        <w:snapToGrid w:val="0"/>
        <w:spacing w:line="520" w:lineRule="exact"/>
        <w:ind w:leftChars="300" w:left="630"/>
        <w:rPr>
          <w:rFonts w:ascii="仿宋_GB2312" w:eastAsia="仿宋_GB2312" w:hAnsi="仿宋_GB2312" w:cs="仿宋_GB2312"/>
          <w:sz w:val="28"/>
          <w:szCs w:val="28"/>
        </w:rPr>
      </w:pPr>
      <w:r w:rsidRPr="003C43CB">
        <w:rPr>
          <w:rFonts w:ascii="仿宋" w:eastAsia="仿宋" w:hAnsi="仿宋" w:cs="仿宋" w:hint="eastAsia"/>
          <w:spacing w:val="-6"/>
          <w:sz w:val="28"/>
          <w:szCs w:val="28"/>
        </w:rPr>
        <w:sym w:font="Wingdings 2" w:char="F02A"/>
      </w:r>
      <w:r w:rsidRPr="003C43CB">
        <w:rPr>
          <w:rFonts w:ascii="仿宋" w:eastAsia="仿宋" w:hAnsi="仿宋" w:cs="仿宋" w:hint="eastAsia"/>
          <w:spacing w:val="-6"/>
          <w:sz w:val="28"/>
          <w:szCs w:val="28"/>
        </w:rPr>
        <w:t>方向</w:t>
      </w:r>
      <w:r w:rsidRPr="003C43CB">
        <w:rPr>
          <w:rFonts w:ascii="仿宋_GB2312" w:eastAsia="仿宋_GB2312" w:hAnsi="仿宋_GB2312" w:cs="仿宋_GB2312" w:hint="eastAsia"/>
          <w:sz w:val="28"/>
          <w:szCs w:val="28"/>
        </w:rPr>
        <w:t>4：新型网络系统设备</w:t>
      </w:r>
    </w:p>
    <w:p w14:paraId="351EF735" w14:textId="77777777" w:rsidR="003C43CB" w:rsidRPr="003C43CB" w:rsidRDefault="003C43CB" w:rsidP="003C43CB">
      <w:pPr>
        <w:topLinePunct/>
        <w:adjustRightInd w:val="0"/>
        <w:snapToGrid w:val="0"/>
        <w:spacing w:line="520" w:lineRule="exact"/>
        <w:ind w:leftChars="300" w:left="630"/>
        <w:rPr>
          <w:rFonts w:ascii="仿宋_GB2312" w:eastAsia="仿宋_GB2312" w:hAnsi="仿宋_GB2312" w:cs="仿宋_GB2312"/>
          <w:sz w:val="28"/>
          <w:szCs w:val="28"/>
        </w:rPr>
      </w:pPr>
      <w:r w:rsidRPr="003C43CB">
        <w:rPr>
          <w:rFonts w:ascii="仿宋" w:eastAsia="仿宋" w:hAnsi="仿宋" w:cs="仿宋" w:hint="eastAsia"/>
          <w:spacing w:val="-6"/>
          <w:sz w:val="28"/>
          <w:szCs w:val="28"/>
        </w:rPr>
        <w:sym w:font="Wingdings 2" w:char="F02A"/>
      </w:r>
      <w:r w:rsidRPr="003C43CB">
        <w:rPr>
          <w:rFonts w:ascii="仿宋" w:eastAsia="仿宋" w:hAnsi="仿宋" w:cs="仿宋" w:hint="eastAsia"/>
          <w:spacing w:val="-6"/>
          <w:sz w:val="28"/>
          <w:szCs w:val="28"/>
        </w:rPr>
        <w:t>方向</w:t>
      </w:r>
      <w:r w:rsidRPr="003C43CB">
        <w:rPr>
          <w:rFonts w:ascii="仿宋_GB2312" w:eastAsia="仿宋_GB2312" w:hAnsi="仿宋_GB2312" w:cs="仿宋_GB2312" w:hint="eastAsia"/>
          <w:sz w:val="28"/>
          <w:szCs w:val="28"/>
        </w:rPr>
        <w:t>5：卫星互联网</w:t>
      </w:r>
    </w:p>
    <w:p w14:paraId="08998DF2" w14:textId="77777777" w:rsidR="003C43CB" w:rsidRPr="003C43CB" w:rsidRDefault="003C43CB" w:rsidP="003C43CB">
      <w:pPr>
        <w:topLinePunct/>
        <w:adjustRightInd w:val="0"/>
        <w:snapToGrid w:val="0"/>
        <w:spacing w:line="520" w:lineRule="exact"/>
        <w:ind w:leftChars="300" w:left="630"/>
        <w:rPr>
          <w:rFonts w:ascii="仿宋_GB2312" w:eastAsia="仿宋_GB2312" w:hAnsi="仿宋_GB2312" w:cs="仿宋_GB2312"/>
          <w:sz w:val="28"/>
          <w:szCs w:val="28"/>
        </w:rPr>
      </w:pPr>
      <w:r w:rsidRPr="003C43CB">
        <w:rPr>
          <w:rFonts w:ascii="仿宋" w:eastAsia="仿宋" w:hAnsi="仿宋" w:cs="仿宋" w:hint="eastAsia"/>
          <w:spacing w:val="-6"/>
          <w:sz w:val="28"/>
          <w:szCs w:val="28"/>
        </w:rPr>
        <w:sym w:font="Wingdings 2" w:char="F02A"/>
      </w:r>
      <w:r w:rsidRPr="003C43CB">
        <w:rPr>
          <w:rFonts w:ascii="仿宋" w:eastAsia="仿宋" w:hAnsi="仿宋" w:cs="仿宋" w:hint="eastAsia"/>
          <w:spacing w:val="-6"/>
          <w:sz w:val="28"/>
          <w:szCs w:val="28"/>
        </w:rPr>
        <w:t>方向</w:t>
      </w:r>
      <w:r w:rsidRPr="003C43CB">
        <w:rPr>
          <w:rFonts w:ascii="仿宋_GB2312" w:eastAsia="仿宋_GB2312" w:hAnsi="仿宋_GB2312" w:cs="仿宋_GB2312" w:hint="eastAsia"/>
          <w:sz w:val="28"/>
          <w:szCs w:val="28"/>
        </w:rPr>
        <w:t>6：仪器仪表</w:t>
      </w:r>
    </w:p>
    <w:p w14:paraId="03444151" w14:textId="77777777" w:rsidR="003C43CB" w:rsidRPr="003C43CB" w:rsidRDefault="003C43CB" w:rsidP="003C43CB">
      <w:pPr>
        <w:topLinePunct/>
        <w:adjustRightInd w:val="0"/>
        <w:snapToGrid w:val="0"/>
        <w:spacing w:line="520" w:lineRule="exact"/>
        <w:ind w:leftChars="300" w:left="630"/>
        <w:rPr>
          <w:rFonts w:ascii="仿宋_GB2312" w:eastAsia="仿宋_GB2312" w:hAnsi="仿宋_GB2312" w:cs="仿宋_GB2312"/>
          <w:sz w:val="28"/>
          <w:szCs w:val="28"/>
        </w:rPr>
      </w:pPr>
      <w:r w:rsidRPr="003C43CB">
        <w:rPr>
          <w:rFonts w:ascii="仿宋" w:eastAsia="仿宋" w:hAnsi="仿宋" w:cs="仿宋" w:hint="eastAsia"/>
          <w:spacing w:val="-6"/>
          <w:sz w:val="28"/>
          <w:szCs w:val="28"/>
        </w:rPr>
        <w:sym w:font="Wingdings 2" w:char="F02A"/>
      </w:r>
      <w:r w:rsidRPr="003C43CB">
        <w:rPr>
          <w:rFonts w:ascii="仿宋" w:eastAsia="仿宋" w:hAnsi="仿宋" w:cs="仿宋" w:hint="eastAsia"/>
          <w:spacing w:val="-6"/>
          <w:sz w:val="28"/>
          <w:szCs w:val="28"/>
        </w:rPr>
        <w:t>方向</w:t>
      </w:r>
      <w:r w:rsidRPr="003C43CB">
        <w:rPr>
          <w:rFonts w:ascii="仿宋_GB2312" w:eastAsia="仿宋_GB2312" w:hAnsi="仿宋_GB2312" w:cs="仿宋_GB2312" w:hint="eastAsia"/>
          <w:sz w:val="28"/>
          <w:szCs w:val="28"/>
        </w:rPr>
        <w:t>7：支撑6G创新发展的概念验证与测试平台建设</w:t>
      </w:r>
    </w:p>
    <w:p w14:paraId="0D38CB1B" w14:textId="3024C255" w:rsidR="003C43CB" w:rsidRPr="003C43CB" w:rsidRDefault="003C43CB" w:rsidP="003C43CB">
      <w:pPr>
        <w:topLinePunct/>
        <w:adjustRightInd w:val="0"/>
        <w:snapToGrid w:val="0"/>
        <w:spacing w:line="520" w:lineRule="exact"/>
        <w:ind w:leftChars="300" w:left="630"/>
        <w:rPr>
          <w:rFonts w:ascii="仿宋_GB2312" w:eastAsia="仿宋_GB2312" w:hAnsi="仿宋_GB2312" w:cs="仿宋_GB2312"/>
          <w:sz w:val="28"/>
          <w:szCs w:val="28"/>
        </w:rPr>
      </w:pPr>
      <w:r w:rsidRPr="003C43CB">
        <w:rPr>
          <w:rFonts w:ascii="仿宋" w:eastAsia="仿宋" w:hAnsi="仿宋" w:cs="仿宋" w:hint="eastAsia"/>
          <w:spacing w:val="-6"/>
          <w:sz w:val="28"/>
          <w:szCs w:val="28"/>
        </w:rPr>
        <w:sym w:font="Wingdings 2" w:char="F02A"/>
      </w:r>
      <w:r w:rsidRPr="003C43CB">
        <w:rPr>
          <w:rFonts w:ascii="仿宋" w:eastAsia="仿宋" w:hAnsi="仿宋" w:cs="仿宋" w:hint="eastAsia"/>
          <w:spacing w:val="-6"/>
          <w:sz w:val="28"/>
          <w:szCs w:val="28"/>
        </w:rPr>
        <w:t>方向</w:t>
      </w:r>
      <w:r w:rsidRPr="003C43CB">
        <w:rPr>
          <w:rFonts w:ascii="仿宋_GB2312" w:eastAsia="仿宋_GB2312" w:hAnsi="仿宋_GB2312" w:cs="仿宋_GB2312" w:hint="eastAsia"/>
          <w:sz w:val="28"/>
          <w:szCs w:val="28"/>
        </w:rPr>
        <w:t>8：场景创新与应用示范</w:t>
      </w:r>
    </w:p>
    <w:p w14:paraId="34441262" w14:textId="71E537C8" w:rsidR="003C43CB" w:rsidRPr="003C43CB" w:rsidRDefault="003C43CB" w:rsidP="003C43CB">
      <w:pPr>
        <w:topLinePunct/>
        <w:adjustRightInd w:val="0"/>
        <w:snapToGrid w:val="0"/>
        <w:spacing w:line="520" w:lineRule="exact"/>
        <w:ind w:leftChars="300" w:left="630"/>
        <w:rPr>
          <w:rFonts w:ascii="仿宋" w:eastAsia="仿宋" w:hAnsi="仿宋" w:cs="仿宋"/>
          <w:spacing w:val="-6"/>
          <w:sz w:val="28"/>
          <w:szCs w:val="28"/>
        </w:rPr>
      </w:pPr>
      <w:r w:rsidRPr="003C43CB">
        <w:rPr>
          <w:rFonts w:ascii="仿宋" w:eastAsia="仿宋" w:hAnsi="仿宋" w:cs="仿宋"/>
          <w:spacing w:val="-6"/>
          <w:sz w:val="28"/>
          <w:szCs w:val="28"/>
        </w:rPr>
        <w:t></w:t>
      </w:r>
      <w:r w:rsidRPr="003C43CB">
        <w:rPr>
          <w:rFonts w:ascii="仿宋" w:eastAsia="仿宋" w:hAnsi="仿宋" w:cs="仿宋" w:hint="eastAsia"/>
          <w:spacing w:val="-6"/>
          <w:sz w:val="28"/>
          <w:szCs w:val="28"/>
        </w:rPr>
        <w:t>其他</w:t>
      </w:r>
    </w:p>
    <w:p w14:paraId="09B0CFE8" w14:textId="6D5B1BE5" w:rsidR="00796E9D" w:rsidRDefault="00565CB9">
      <w:pPr>
        <w:topLinePunct/>
        <w:adjustRightInd w:val="0"/>
        <w:snapToGrid w:val="0"/>
        <w:spacing w:line="600" w:lineRule="exact"/>
        <w:rPr>
          <w:rFonts w:ascii="仿宋" w:eastAsia="仿宋" w:hAnsi="仿宋" w:cs="仿宋"/>
          <w:spacing w:val="-6"/>
          <w:sz w:val="32"/>
          <w:szCs w:val="32"/>
        </w:rPr>
      </w:pPr>
      <w:r>
        <w:rPr>
          <w:rFonts w:ascii="仿宋" w:eastAsia="仿宋" w:hAnsi="仿宋" w:cs="仿宋" w:hint="eastAsia"/>
          <w:spacing w:val="-6"/>
          <w:sz w:val="32"/>
          <w:szCs w:val="32"/>
        </w:rPr>
        <w:t>推荐区：</w:t>
      </w:r>
      <w:r w:rsidR="003C43CB">
        <w:rPr>
          <w:rFonts w:ascii="仿宋" w:eastAsia="仿宋" w:hAnsi="仿宋" w:cs="仿宋" w:hint="eastAsia"/>
          <w:spacing w:val="-6"/>
          <w:sz w:val="32"/>
          <w:szCs w:val="32"/>
        </w:rPr>
        <w:t>（方向7和方向8须由所在区科技主管部门推荐）</w:t>
      </w:r>
    </w:p>
    <w:p w14:paraId="45E93317" w14:textId="77777777" w:rsidR="003C43CB" w:rsidRDefault="003C43CB">
      <w:pPr>
        <w:topLinePunct/>
        <w:adjustRightInd w:val="0"/>
        <w:snapToGrid w:val="0"/>
        <w:spacing w:line="600" w:lineRule="exact"/>
        <w:rPr>
          <w:rFonts w:ascii="仿宋" w:eastAsia="仿宋" w:hAnsi="仿宋" w:cs="仿宋"/>
          <w:spacing w:val="-6"/>
          <w:sz w:val="32"/>
          <w:szCs w:val="32"/>
        </w:rPr>
      </w:pPr>
    </w:p>
    <w:p w14:paraId="4D9F1389" w14:textId="4D6585BE" w:rsidR="00796E9D" w:rsidRDefault="00565CB9">
      <w:pPr>
        <w:topLinePunct/>
        <w:adjustRightInd w:val="0"/>
        <w:snapToGrid w:val="0"/>
        <w:spacing w:line="600" w:lineRule="exact"/>
        <w:rPr>
          <w:rFonts w:ascii="仿宋" w:eastAsia="仿宋" w:hAnsi="仿宋" w:cs="仿宋"/>
          <w:spacing w:val="-6"/>
          <w:sz w:val="32"/>
          <w:szCs w:val="32"/>
        </w:rPr>
      </w:pPr>
      <w:r>
        <w:rPr>
          <w:rFonts w:ascii="仿宋" w:eastAsia="仿宋" w:hAnsi="仿宋" w:cs="仿宋" w:hint="eastAsia"/>
          <w:spacing w:val="-6"/>
          <w:sz w:val="32"/>
          <w:szCs w:val="32"/>
        </w:rPr>
        <w:t>填表日期：</w:t>
      </w:r>
    </w:p>
    <w:p w14:paraId="0EC47AE9" w14:textId="77777777" w:rsidR="00796E9D" w:rsidRDefault="00565CB9">
      <w:pPr>
        <w:spacing w:line="560" w:lineRule="exact"/>
        <w:jc w:val="center"/>
        <w:rPr>
          <w:rFonts w:ascii="Times New Roman" w:eastAsia="仿宋_GB2312" w:hAnsi="Times New Roman" w:cs="Times New Roman"/>
          <w:b/>
          <w:bCs/>
          <w:spacing w:val="-6"/>
          <w:sz w:val="32"/>
          <w:szCs w:val="20"/>
        </w:rPr>
      </w:pPr>
      <w:r>
        <w:rPr>
          <w:rFonts w:hint="eastAsia"/>
          <w:szCs w:val="32"/>
        </w:rPr>
        <w:br w:type="page"/>
      </w:r>
      <w:bookmarkStart w:id="0" w:name="_Toc83900671"/>
      <w:r>
        <w:rPr>
          <w:rFonts w:ascii="Times New Roman" w:eastAsia="仿宋_GB2312" w:hAnsi="Times New Roman" w:cs="Times New Roman" w:hint="eastAsia"/>
          <w:b/>
          <w:bCs/>
          <w:spacing w:val="-6"/>
          <w:sz w:val="32"/>
          <w:szCs w:val="20"/>
        </w:rPr>
        <w:lastRenderedPageBreak/>
        <w:t>项目建议基本信息表</w:t>
      </w:r>
    </w:p>
    <w:p w14:paraId="35224E82" w14:textId="77777777" w:rsidR="00796E9D" w:rsidRDefault="00796E9D">
      <w:pPr>
        <w:spacing w:line="560" w:lineRule="exact"/>
        <w:jc w:val="center"/>
        <w:rPr>
          <w:rFonts w:ascii="Times New Roman" w:eastAsia="仿宋_GB2312" w:hAnsi="Times New Roman" w:cs="Times New Roman"/>
          <w:b/>
          <w:bCs/>
          <w:spacing w:val="-6"/>
          <w:sz w:val="32"/>
          <w:szCs w:val="20"/>
        </w:rPr>
      </w:pPr>
    </w:p>
    <w:tbl>
      <w:tblPr>
        <w:tblW w:w="10083"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923"/>
        <w:gridCol w:w="1115"/>
        <w:gridCol w:w="2476"/>
        <w:gridCol w:w="1120"/>
        <w:gridCol w:w="185"/>
        <w:gridCol w:w="698"/>
        <w:gridCol w:w="929"/>
        <w:gridCol w:w="397"/>
        <w:gridCol w:w="1240"/>
      </w:tblGrid>
      <w:tr w:rsidR="00796E9D" w14:paraId="0889343F" w14:textId="77777777">
        <w:trPr>
          <w:cantSplit/>
          <w:trHeight w:val="23"/>
          <w:jc w:val="center"/>
        </w:trPr>
        <w:tc>
          <w:tcPr>
            <w:tcW w:w="3038" w:type="dxa"/>
            <w:gridSpan w:val="2"/>
            <w:vAlign w:val="center"/>
          </w:tcPr>
          <w:p w14:paraId="26E4D59E" w14:textId="77777777" w:rsidR="00796E9D" w:rsidRDefault="00565CB9">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项目名称</w:t>
            </w:r>
          </w:p>
        </w:tc>
        <w:tc>
          <w:tcPr>
            <w:tcW w:w="7045" w:type="dxa"/>
            <w:gridSpan w:val="7"/>
            <w:vAlign w:val="center"/>
          </w:tcPr>
          <w:p w14:paraId="78B1A65A" w14:textId="6DBCC208" w:rsidR="00796E9D" w:rsidRDefault="00FD260C">
            <w:pPr>
              <w:spacing w:line="432" w:lineRule="auto"/>
              <w:jc w:val="center"/>
              <w:rPr>
                <w:rFonts w:ascii="仿宋_GB2312" w:eastAsia="仿宋_GB2312" w:hAnsi="仿宋_GB2312" w:cs="仿宋_GB2312"/>
                <w:sz w:val="24"/>
              </w:rPr>
            </w:pPr>
            <w:r w:rsidRPr="00FD260C">
              <w:rPr>
                <w:rFonts w:ascii="仿宋_GB2312" w:eastAsia="仿宋_GB2312" w:hAnsi="仿宋_GB2312" w:cs="仿宋_GB2312" w:hint="eastAsia"/>
                <w:sz w:val="24"/>
              </w:rPr>
              <w:t>面向消防应急救援的5G-A+AI融合新</w:t>
            </w:r>
            <w:r w:rsidR="0009218A">
              <w:rPr>
                <w:rFonts w:ascii="仿宋_GB2312" w:eastAsia="仿宋_GB2312" w:hAnsi="仿宋_GB2312" w:cs="仿宋_GB2312" w:hint="eastAsia"/>
                <w:sz w:val="24"/>
              </w:rPr>
              <w:t>智能</w:t>
            </w:r>
            <w:r w:rsidRPr="00FD260C">
              <w:rPr>
                <w:rFonts w:ascii="仿宋_GB2312" w:eastAsia="仿宋_GB2312" w:hAnsi="仿宋_GB2312" w:cs="仿宋_GB2312" w:hint="eastAsia"/>
                <w:sz w:val="24"/>
              </w:rPr>
              <w:t>终端</w:t>
            </w:r>
          </w:p>
        </w:tc>
      </w:tr>
      <w:tr w:rsidR="00796E9D" w14:paraId="443A4BFD" w14:textId="77777777">
        <w:trPr>
          <w:cantSplit/>
          <w:trHeight w:val="23"/>
          <w:jc w:val="center"/>
        </w:trPr>
        <w:tc>
          <w:tcPr>
            <w:tcW w:w="3038" w:type="dxa"/>
            <w:gridSpan w:val="2"/>
            <w:vAlign w:val="center"/>
          </w:tcPr>
          <w:p w14:paraId="7FE27A89" w14:textId="77777777" w:rsidR="00796E9D" w:rsidRDefault="00565CB9">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项目预计经费</w:t>
            </w:r>
          </w:p>
        </w:tc>
        <w:tc>
          <w:tcPr>
            <w:tcW w:w="3781" w:type="dxa"/>
            <w:gridSpan w:val="3"/>
            <w:vAlign w:val="center"/>
          </w:tcPr>
          <w:p w14:paraId="7F0341DF" w14:textId="41479016" w:rsidR="00796E9D" w:rsidRDefault="00565CB9">
            <w:pPr>
              <w:spacing w:line="432" w:lineRule="auto"/>
              <w:jc w:val="center"/>
              <w:rPr>
                <w:rFonts w:ascii="仿宋_GB2312" w:eastAsia="仿宋_GB2312" w:hAnsi="仿宋_GB2312" w:cs="仿宋_GB2312"/>
                <w:sz w:val="24"/>
                <w:u w:val="single"/>
              </w:rPr>
            </w:pPr>
            <w:r>
              <w:rPr>
                <w:rFonts w:ascii="仿宋_GB2312" w:eastAsia="仿宋_GB2312" w:hAnsi="仿宋_GB2312" w:cs="仿宋_GB2312" w:hint="eastAsia"/>
                <w:sz w:val="24"/>
              </w:rPr>
              <w:t>申请</w:t>
            </w:r>
            <w:r w:rsidR="00742F4C">
              <w:rPr>
                <w:rFonts w:ascii="仿宋_GB2312" w:eastAsia="仿宋_GB2312" w:hAnsi="仿宋_GB2312" w:cs="仿宋_GB2312" w:hint="eastAsia"/>
                <w:sz w:val="24"/>
              </w:rPr>
              <w:t>专项</w:t>
            </w:r>
            <w:r>
              <w:rPr>
                <w:rFonts w:ascii="仿宋_GB2312" w:eastAsia="仿宋_GB2312" w:hAnsi="仿宋_GB2312" w:cs="仿宋_GB2312" w:hint="eastAsia"/>
                <w:sz w:val="24"/>
              </w:rPr>
              <w:t>经费</w:t>
            </w:r>
            <w:r>
              <w:rPr>
                <w:rFonts w:ascii="仿宋_GB2312" w:eastAsia="仿宋_GB2312" w:hAnsi="仿宋_GB2312" w:cs="仿宋_GB2312" w:hint="eastAsia"/>
                <w:sz w:val="24"/>
                <w:u w:val="single"/>
              </w:rPr>
              <w:t xml:space="preserve">          </w:t>
            </w:r>
            <w:r>
              <w:rPr>
                <w:rFonts w:ascii="仿宋_GB2312" w:eastAsia="仿宋_GB2312" w:hAnsi="仿宋_GB2312" w:cs="仿宋_GB2312" w:hint="eastAsia"/>
                <w:sz w:val="24"/>
              </w:rPr>
              <w:t>万元</w:t>
            </w:r>
          </w:p>
        </w:tc>
        <w:tc>
          <w:tcPr>
            <w:tcW w:w="3264" w:type="dxa"/>
            <w:gridSpan w:val="4"/>
            <w:vAlign w:val="center"/>
          </w:tcPr>
          <w:p w14:paraId="2890739A" w14:textId="77777777" w:rsidR="00796E9D" w:rsidRDefault="00565CB9">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自筹经费</w:t>
            </w:r>
            <w:r>
              <w:rPr>
                <w:rFonts w:ascii="仿宋_GB2312" w:eastAsia="仿宋_GB2312" w:hAnsi="仿宋_GB2312" w:cs="仿宋_GB2312" w:hint="eastAsia"/>
                <w:sz w:val="24"/>
                <w:u w:val="single"/>
              </w:rPr>
              <w:t xml:space="preserve">          </w:t>
            </w:r>
            <w:r>
              <w:rPr>
                <w:rFonts w:ascii="仿宋_GB2312" w:eastAsia="仿宋_GB2312" w:hAnsi="仿宋_GB2312" w:cs="仿宋_GB2312" w:hint="eastAsia"/>
                <w:sz w:val="24"/>
              </w:rPr>
              <w:t>万元</w:t>
            </w:r>
          </w:p>
          <w:p w14:paraId="1C5D36FF" w14:textId="3D6A36E3" w:rsidR="00742F4C" w:rsidRDefault="00742F4C" w:rsidP="00742F4C">
            <w:pPr>
              <w:jc w:val="left"/>
              <w:rPr>
                <w:rFonts w:ascii="仿宋_GB2312" w:eastAsia="仿宋_GB2312" w:hAnsi="仿宋_GB2312" w:cs="仿宋_GB2312"/>
                <w:sz w:val="24"/>
              </w:rPr>
            </w:pPr>
            <w:r w:rsidRPr="00742F4C">
              <w:rPr>
                <w:rFonts w:ascii="仿宋_GB2312" w:eastAsia="仿宋_GB2312" w:hAnsi="仿宋_GB2312" w:cs="仿宋_GB2312" w:hint="eastAsia"/>
                <w:sz w:val="22"/>
                <w:szCs w:val="22"/>
              </w:rPr>
              <w:t>（企业牵头的项目，自筹经费与申请经费的比例不低于2:1）</w:t>
            </w:r>
          </w:p>
        </w:tc>
      </w:tr>
      <w:tr w:rsidR="00796E9D" w14:paraId="5910E959" w14:textId="77777777">
        <w:trPr>
          <w:cantSplit/>
          <w:trHeight w:val="23"/>
          <w:jc w:val="center"/>
        </w:trPr>
        <w:tc>
          <w:tcPr>
            <w:tcW w:w="3038" w:type="dxa"/>
            <w:gridSpan w:val="2"/>
            <w:vAlign w:val="center"/>
          </w:tcPr>
          <w:p w14:paraId="6FE7247B" w14:textId="77777777" w:rsidR="00796E9D" w:rsidRDefault="00565CB9">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执行周期</w:t>
            </w:r>
          </w:p>
        </w:tc>
        <w:tc>
          <w:tcPr>
            <w:tcW w:w="7045" w:type="dxa"/>
            <w:gridSpan w:val="7"/>
            <w:vAlign w:val="center"/>
          </w:tcPr>
          <w:p w14:paraId="1778E3CF" w14:textId="29FFC40C" w:rsidR="00796E9D" w:rsidRDefault="00C830D2">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2年</w:t>
            </w:r>
          </w:p>
        </w:tc>
      </w:tr>
      <w:tr w:rsidR="00796E9D" w14:paraId="01B03F07" w14:textId="77777777">
        <w:trPr>
          <w:cantSplit/>
          <w:trHeight w:val="23"/>
          <w:jc w:val="center"/>
        </w:trPr>
        <w:tc>
          <w:tcPr>
            <w:tcW w:w="1923" w:type="dxa"/>
            <w:vMerge w:val="restart"/>
            <w:vAlign w:val="center"/>
          </w:tcPr>
          <w:p w14:paraId="7AA77278" w14:textId="77777777" w:rsidR="00796E9D" w:rsidRDefault="00565CB9">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项目承担</w:t>
            </w:r>
          </w:p>
          <w:p w14:paraId="38BF53AB" w14:textId="77777777" w:rsidR="00796E9D" w:rsidRDefault="00565CB9">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单位信息</w:t>
            </w:r>
          </w:p>
        </w:tc>
        <w:tc>
          <w:tcPr>
            <w:tcW w:w="1115" w:type="dxa"/>
            <w:vAlign w:val="center"/>
          </w:tcPr>
          <w:p w14:paraId="0C798F6B" w14:textId="77777777" w:rsidR="00796E9D" w:rsidRDefault="00565CB9">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单位名称</w:t>
            </w:r>
          </w:p>
        </w:tc>
        <w:tc>
          <w:tcPr>
            <w:tcW w:w="3596" w:type="dxa"/>
            <w:gridSpan w:val="2"/>
            <w:vAlign w:val="center"/>
          </w:tcPr>
          <w:p w14:paraId="2AC90FC6" w14:textId="77777777" w:rsidR="00796E9D" w:rsidRDefault="00796E9D">
            <w:pPr>
              <w:spacing w:line="432" w:lineRule="auto"/>
              <w:jc w:val="center"/>
              <w:rPr>
                <w:rFonts w:ascii="仿宋_GB2312" w:eastAsia="仿宋_GB2312" w:hAnsi="仿宋_GB2312" w:cs="仿宋_GB2312"/>
                <w:sz w:val="24"/>
              </w:rPr>
            </w:pPr>
          </w:p>
        </w:tc>
        <w:tc>
          <w:tcPr>
            <w:tcW w:w="1812" w:type="dxa"/>
            <w:gridSpan w:val="3"/>
            <w:vAlign w:val="center"/>
          </w:tcPr>
          <w:p w14:paraId="12DE3B6E" w14:textId="77777777" w:rsidR="00796E9D" w:rsidRDefault="00565CB9">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单位性质</w:t>
            </w:r>
          </w:p>
        </w:tc>
        <w:tc>
          <w:tcPr>
            <w:tcW w:w="1637" w:type="dxa"/>
            <w:gridSpan w:val="2"/>
            <w:vAlign w:val="center"/>
          </w:tcPr>
          <w:p w14:paraId="6A1851F6" w14:textId="77777777" w:rsidR="00796E9D" w:rsidRDefault="00796E9D">
            <w:pPr>
              <w:spacing w:line="432" w:lineRule="auto"/>
              <w:jc w:val="center"/>
              <w:rPr>
                <w:rFonts w:ascii="仿宋_GB2312" w:eastAsia="仿宋_GB2312" w:hAnsi="仿宋_GB2312" w:cs="仿宋_GB2312"/>
                <w:sz w:val="24"/>
              </w:rPr>
            </w:pPr>
          </w:p>
        </w:tc>
      </w:tr>
      <w:tr w:rsidR="00796E9D" w14:paraId="55B3E4DE" w14:textId="77777777">
        <w:trPr>
          <w:cantSplit/>
          <w:trHeight w:val="23"/>
          <w:jc w:val="center"/>
        </w:trPr>
        <w:tc>
          <w:tcPr>
            <w:tcW w:w="1923" w:type="dxa"/>
            <w:vMerge/>
            <w:vAlign w:val="center"/>
          </w:tcPr>
          <w:p w14:paraId="78E8E58F" w14:textId="77777777" w:rsidR="00796E9D" w:rsidRDefault="00796E9D">
            <w:pPr>
              <w:spacing w:line="432" w:lineRule="auto"/>
              <w:jc w:val="center"/>
              <w:rPr>
                <w:rFonts w:ascii="仿宋_GB2312" w:eastAsia="仿宋_GB2312" w:hAnsi="仿宋_GB2312" w:cs="仿宋_GB2312"/>
                <w:sz w:val="24"/>
              </w:rPr>
            </w:pPr>
          </w:p>
        </w:tc>
        <w:tc>
          <w:tcPr>
            <w:tcW w:w="1115" w:type="dxa"/>
            <w:vAlign w:val="center"/>
          </w:tcPr>
          <w:p w14:paraId="16554842" w14:textId="77777777" w:rsidR="00796E9D" w:rsidRDefault="00565CB9">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单位所在地</w:t>
            </w:r>
          </w:p>
        </w:tc>
        <w:tc>
          <w:tcPr>
            <w:tcW w:w="3596" w:type="dxa"/>
            <w:gridSpan w:val="2"/>
            <w:vAlign w:val="center"/>
          </w:tcPr>
          <w:p w14:paraId="570B10A3" w14:textId="77777777" w:rsidR="00796E9D" w:rsidRDefault="00796E9D">
            <w:pPr>
              <w:spacing w:line="432" w:lineRule="auto"/>
              <w:jc w:val="center"/>
              <w:rPr>
                <w:rFonts w:ascii="仿宋_GB2312" w:eastAsia="仿宋_GB2312" w:hAnsi="仿宋_GB2312" w:cs="仿宋_GB2312"/>
                <w:sz w:val="24"/>
              </w:rPr>
            </w:pPr>
          </w:p>
        </w:tc>
        <w:tc>
          <w:tcPr>
            <w:tcW w:w="1812" w:type="dxa"/>
            <w:gridSpan w:val="3"/>
            <w:vAlign w:val="center"/>
          </w:tcPr>
          <w:p w14:paraId="7687D779" w14:textId="77777777" w:rsidR="00796E9D" w:rsidRDefault="00565CB9">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组织机构代码</w:t>
            </w:r>
          </w:p>
        </w:tc>
        <w:tc>
          <w:tcPr>
            <w:tcW w:w="1637" w:type="dxa"/>
            <w:gridSpan w:val="2"/>
            <w:vAlign w:val="center"/>
          </w:tcPr>
          <w:p w14:paraId="02EBB893" w14:textId="77777777" w:rsidR="00796E9D" w:rsidRDefault="00796E9D">
            <w:pPr>
              <w:spacing w:line="432" w:lineRule="auto"/>
              <w:jc w:val="center"/>
              <w:rPr>
                <w:rFonts w:ascii="仿宋_GB2312" w:eastAsia="仿宋_GB2312" w:hAnsi="仿宋_GB2312" w:cs="仿宋_GB2312"/>
                <w:sz w:val="24"/>
              </w:rPr>
            </w:pPr>
          </w:p>
        </w:tc>
      </w:tr>
      <w:tr w:rsidR="00796E9D" w14:paraId="515C9002" w14:textId="77777777">
        <w:trPr>
          <w:cantSplit/>
          <w:trHeight w:val="23"/>
          <w:jc w:val="center"/>
        </w:trPr>
        <w:tc>
          <w:tcPr>
            <w:tcW w:w="1923" w:type="dxa"/>
            <w:vMerge/>
            <w:vAlign w:val="center"/>
          </w:tcPr>
          <w:p w14:paraId="523E47CD" w14:textId="77777777" w:rsidR="00796E9D" w:rsidRDefault="00796E9D">
            <w:pPr>
              <w:spacing w:line="432" w:lineRule="auto"/>
              <w:jc w:val="center"/>
              <w:rPr>
                <w:rFonts w:ascii="仿宋_GB2312" w:eastAsia="仿宋_GB2312" w:hAnsi="仿宋_GB2312" w:cs="仿宋_GB2312"/>
                <w:sz w:val="24"/>
              </w:rPr>
            </w:pPr>
          </w:p>
        </w:tc>
        <w:tc>
          <w:tcPr>
            <w:tcW w:w="1115" w:type="dxa"/>
            <w:vAlign w:val="center"/>
          </w:tcPr>
          <w:p w14:paraId="469FEA18" w14:textId="77777777" w:rsidR="00796E9D" w:rsidRDefault="00565CB9">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开户银行</w:t>
            </w:r>
          </w:p>
        </w:tc>
        <w:tc>
          <w:tcPr>
            <w:tcW w:w="3596" w:type="dxa"/>
            <w:gridSpan w:val="2"/>
            <w:vAlign w:val="center"/>
          </w:tcPr>
          <w:p w14:paraId="4CFB0ABD" w14:textId="77777777" w:rsidR="00796E9D" w:rsidRDefault="00796E9D">
            <w:pPr>
              <w:spacing w:line="432" w:lineRule="auto"/>
              <w:jc w:val="center"/>
              <w:rPr>
                <w:rFonts w:ascii="仿宋_GB2312" w:eastAsia="仿宋_GB2312" w:hAnsi="仿宋_GB2312" w:cs="仿宋_GB2312"/>
                <w:sz w:val="24"/>
              </w:rPr>
            </w:pPr>
          </w:p>
        </w:tc>
        <w:tc>
          <w:tcPr>
            <w:tcW w:w="1812" w:type="dxa"/>
            <w:gridSpan w:val="3"/>
            <w:vAlign w:val="center"/>
          </w:tcPr>
          <w:p w14:paraId="66048C8D" w14:textId="77777777" w:rsidR="00796E9D" w:rsidRDefault="00565CB9">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开户名</w:t>
            </w:r>
          </w:p>
        </w:tc>
        <w:tc>
          <w:tcPr>
            <w:tcW w:w="1637" w:type="dxa"/>
            <w:gridSpan w:val="2"/>
            <w:vAlign w:val="center"/>
          </w:tcPr>
          <w:p w14:paraId="2F04F1A4" w14:textId="77777777" w:rsidR="00796E9D" w:rsidRDefault="00796E9D">
            <w:pPr>
              <w:spacing w:line="432" w:lineRule="auto"/>
              <w:jc w:val="center"/>
              <w:rPr>
                <w:rFonts w:ascii="仿宋_GB2312" w:eastAsia="仿宋_GB2312" w:hAnsi="仿宋_GB2312" w:cs="仿宋_GB2312"/>
                <w:sz w:val="24"/>
              </w:rPr>
            </w:pPr>
          </w:p>
        </w:tc>
      </w:tr>
      <w:tr w:rsidR="00796E9D" w14:paraId="2528B294" w14:textId="77777777">
        <w:trPr>
          <w:cantSplit/>
          <w:trHeight w:val="23"/>
          <w:jc w:val="center"/>
        </w:trPr>
        <w:tc>
          <w:tcPr>
            <w:tcW w:w="1923" w:type="dxa"/>
            <w:vMerge/>
            <w:vAlign w:val="center"/>
          </w:tcPr>
          <w:p w14:paraId="5A08F97A" w14:textId="77777777" w:rsidR="00796E9D" w:rsidRDefault="00796E9D">
            <w:pPr>
              <w:spacing w:line="432" w:lineRule="auto"/>
              <w:jc w:val="center"/>
              <w:rPr>
                <w:rFonts w:ascii="仿宋_GB2312" w:eastAsia="仿宋_GB2312" w:hAnsi="仿宋_GB2312" w:cs="仿宋_GB2312"/>
                <w:sz w:val="24"/>
              </w:rPr>
            </w:pPr>
          </w:p>
        </w:tc>
        <w:tc>
          <w:tcPr>
            <w:tcW w:w="1115" w:type="dxa"/>
            <w:vAlign w:val="center"/>
          </w:tcPr>
          <w:p w14:paraId="67C7FB94" w14:textId="77777777" w:rsidR="00796E9D" w:rsidRDefault="00565CB9">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账</w:t>
            </w:r>
            <w:r>
              <w:rPr>
                <w:rFonts w:ascii="仿宋_GB2312" w:eastAsia="仿宋_GB2312" w:hAnsi="仿宋_GB2312" w:cs="仿宋_GB2312" w:hint="eastAsia"/>
                <w:sz w:val="24"/>
              </w:rPr>
              <w:t xml:space="preserve">  </w:t>
            </w:r>
            <w:r>
              <w:rPr>
                <w:rFonts w:ascii="仿宋_GB2312" w:eastAsia="仿宋_GB2312" w:hAnsi="仿宋_GB2312" w:cs="仿宋_GB2312" w:hint="eastAsia"/>
                <w:sz w:val="24"/>
              </w:rPr>
              <w:t>号</w:t>
            </w:r>
          </w:p>
        </w:tc>
        <w:tc>
          <w:tcPr>
            <w:tcW w:w="7045" w:type="dxa"/>
            <w:gridSpan w:val="7"/>
            <w:vAlign w:val="center"/>
          </w:tcPr>
          <w:p w14:paraId="1E8A85F4" w14:textId="77777777" w:rsidR="00796E9D" w:rsidRDefault="00796E9D">
            <w:pPr>
              <w:spacing w:line="432" w:lineRule="auto"/>
              <w:jc w:val="center"/>
              <w:rPr>
                <w:rFonts w:ascii="仿宋_GB2312" w:eastAsia="仿宋_GB2312" w:hAnsi="仿宋_GB2312" w:cs="仿宋_GB2312"/>
                <w:sz w:val="24"/>
              </w:rPr>
            </w:pPr>
          </w:p>
        </w:tc>
      </w:tr>
      <w:tr w:rsidR="00796E9D" w14:paraId="22936B00" w14:textId="77777777">
        <w:trPr>
          <w:cantSplit/>
          <w:trHeight w:val="23"/>
          <w:jc w:val="center"/>
        </w:trPr>
        <w:tc>
          <w:tcPr>
            <w:tcW w:w="1923" w:type="dxa"/>
            <w:vMerge/>
            <w:vAlign w:val="center"/>
          </w:tcPr>
          <w:p w14:paraId="760AD801" w14:textId="77777777" w:rsidR="00796E9D" w:rsidRDefault="00796E9D">
            <w:pPr>
              <w:spacing w:line="432" w:lineRule="auto"/>
              <w:jc w:val="center"/>
              <w:rPr>
                <w:rFonts w:ascii="仿宋_GB2312" w:eastAsia="仿宋_GB2312" w:hAnsi="仿宋_GB2312" w:cs="仿宋_GB2312"/>
                <w:sz w:val="24"/>
              </w:rPr>
            </w:pPr>
          </w:p>
        </w:tc>
        <w:tc>
          <w:tcPr>
            <w:tcW w:w="1115" w:type="dxa"/>
            <w:vAlign w:val="center"/>
          </w:tcPr>
          <w:p w14:paraId="4293DC0F" w14:textId="77777777" w:rsidR="00796E9D" w:rsidRDefault="00565CB9">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法人代表</w:t>
            </w:r>
          </w:p>
        </w:tc>
        <w:tc>
          <w:tcPr>
            <w:tcW w:w="3596" w:type="dxa"/>
            <w:gridSpan w:val="2"/>
            <w:vAlign w:val="center"/>
          </w:tcPr>
          <w:p w14:paraId="3B4A6921" w14:textId="77777777" w:rsidR="00796E9D" w:rsidRDefault="00796E9D">
            <w:pPr>
              <w:spacing w:line="432" w:lineRule="auto"/>
              <w:jc w:val="center"/>
              <w:rPr>
                <w:rFonts w:ascii="仿宋_GB2312" w:eastAsia="仿宋_GB2312" w:hAnsi="仿宋_GB2312" w:cs="仿宋_GB2312"/>
                <w:sz w:val="24"/>
              </w:rPr>
            </w:pPr>
          </w:p>
        </w:tc>
        <w:tc>
          <w:tcPr>
            <w:tcW w:w="1812" w:type="dxa"/>
            <w:gridSpan w:val="3"/>
            <w:vAlign w:val="center"/>
          </w:tcPr>
          <w:p w14:paraId="49E7FE95" w14:textId="77777777" w:rsidR="00796E9D" w:rsidRDefault="00565CB9">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证件类型</w:t>
            </w:r>
          </w:p>
        </w:tc>
        <w:tc>
          <w:tcPr>
            <w:tcW w:w="1637" w:type="dxa"/>
            <w:gridSpan w:val="2"/>
            <w:vAlign w:val="center"/>
          </w:tcPr>
          <w:p w14:paraId="38898AA6" w14:textId="77777777" w:rsidR="00796E9D" w:rsidRDefault="00796E9D">
            <w:pPr>
              <w:spacing w:line="432" w:lineRule="auto"/>
              <w:jc w:val="center"/>
              <w:rPr>
                <w:rFonts w:ascii="仿宋_GB2312" w:eastAsia="仿宋_GB2312" w:hAnsi="仿宋_GB2312" w:cs="仿宋_GB2312"/>
                <w:sz w:val="24"/>
              </w:rPr>
            </w:pPr>
          </w:p>
        </w:tc>
      </w:tr>
      <w:tr w:rsidR="00796E9D" w14:paraId="25BAD7D4" w14:textId="77777777">
        <w:trPr>
          <w:cantSplit/>
          <w:trHeight w:val="23"/>
          <w:jc w:val="center"/>
        </w:trPr>
        <w:tc>
          <w:tcPr>
            <w:tcW w:w="1923" w:type="dxa"/>
            <w:vMerge/>
            <w:vAlign w:val="center"/>
          </w:tcPr>
          <w:p w14:paraId="5389F3AC" w14:textId="77777777" w:rsidR="00796E9D" w:rsidRDefault="00796E9D">
            <w:pPr>
              <w:spacing w:line="432" w:lineRule="auto"/>
              <w:jc w:val="center"/>
              <w:rPr>
                <w:rFonts w:ascii="仿宋_GB2312" w:eastAsia="仿宋_GB2312" w:hAnsi="仿宋_GB2312" w:cs="仿宋_GB2312"/>
                <w:sz w:val="24"/>
              </w:rPr>
            </w:pPr>
          </w:p>
        </w:tc>
        <w:tc>
          <w:tcPr>
            <w:tcW w:w="1115" w:type="dxa"/>
            <w:vAlign w:val="center"/>
          </w:tcPr>
          <w:p w14:paraId="2419C868" w14:textId="77777777" w:rsidR="00796E9D" w:rsidRDefault="00565CB9">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证件号码</w:t>
            </w:r>
          </w:p>
        </w:tc>
        <w:tc>
          <w:tcPr>
            <w:tcW w:w="7045" w:type="dxa"/>
            <w:gridSpan w:val="7"/>
            <w:vAlign w:val="center"/>
          </w:tcPr>
          <w:p w14:paraId="0BF942F7" w14:textId="77777777" w:rsidR="00796E9D" w:rsidRDefault="00796E9D">
            <w:pPr>
              <w:spacing w:line="432" w:lineRule="auto"/>
              <w:jc w:val="center"/>
              <w:rPr>
                <w:rFonts w:ascii="仿宋_GB2312" w:eastAsia="仿宋_GB2312" w:hAnsi="仿宋_GB2312" w:cs="仿宋_GB2312"/>
                <w:sz w:val="24"/>
              </w:rPr>
            </w:pPr>
          </w:p>
        </w:tc>
      </w:tr>
      <w:tr w:rsidR="00796E9D" w14:paraId="59B2E4BE" w14:textId="77777777">
        <w:trPr>
          <w:cantSplit/>
          <w:trHeight w:val="23"/>
          <w:jc w:val="center"/>
        </w:trPr>
        <w:tc>
          <w:tcPr>
            <w:tcW w:w="1923" w:type="dxa"/>
            <w:vMerge w:val="restart"/>
            <w:vAlign w:val="center"/>
          </w:tcPr>
          <w:p w14:paraId="5B3DEAAF" w14:textId="77777777" w:rsidR="00796E9D" w:rsidRDefault="00565CB9">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项目负责人</w:t>
            </w:r>
          </w:p>
        </w:tc>
        <w:tc>
          <w:tcPr>
            <w:tcW w:w="1115" w:type="dxa"/>
            <w:vAlign w:val="center"/>
          </w:tcPr>
          <w:p w14:paraId="7E8CE805" w14:textId="77777777" w:rsidR="00796E9D" w:rsidRDefault="00565CB9">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姓名</w:t>
            </w:r>
          </w:p>
        </w:tc>
        <w:tc>
          <w:tcPr>
            <w:tcW w:w="2476" w:type="dxa"/>
            <w:vAlign w:val="center"/>
          </w:tcPr>
          <w:p w14:paraId="578A1477" w14:textId="77777777" w:rsidR="00796E9D" w:rsidRDefault="00796E9D">
            <w:pPr>
              <w:spacing w:line="432" w:lineRule="auto"/>
              <w:jc w:val="center"/>
              <w:rPr>
                <w:rFonts w:ascii="仿宋_GB2312" w:eastAsia="仿宋_GB2312" w:hAnsi="仿宋_GB2312" w:cs="仿宋_GB2312"/>
                <w:sz w:val="24"/>
              </w:rPr>
            </w:pPr>
          </w:p>
        </w:tc>
        <w:tc>
          <w:tcPr>
            <w:tcW w:w="1120" w:type="dxa"/>
            <w:vAlign w:val="center"/>
          </w:tcPr>
          <w:p w14:paraId="527ED815" w14:textId="77777777" w:rsidR="00796E9D" w:rsidRDefault="00565CB9">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性别</w:t>
            </w:r>
          </w:p>
        </w:tc>
        <w:tc>
          <w:tcPr>
            <w:tcW w:w="883" w:type="dxa"/>
            <w:gridSpan w:val="2"/>
            <w:vAlign w:val="center"/>
          </w:tcPr>
          <w:p w14:paraId="32DC60E9" w14:textId="77777777" w:rsidR="00796E9D" w:rsidRDefault="00796E9D">
            <w:pPr>
              <w:spacing w:line="432" w:lineRule="auto"/>
              <w:jc w:val="center"/>
              <w:rPr>
                <w:rFonts w:ascii="仿宋_GB2312" w:eastAsia="仿宋_GB2312" w:hAnsi="仿宋_GB2312" w:cs="仿宋_GB2312"/>
                <w:sz w:val="24"/>
              </w:rPr>
            </w:pPr>
          </w:p>
        </w:tc>
        <w:tc>
          <w:tcPr>
            <w:tcW w:w="1326" w:type="dxa"/>
            <w:gridSpan w:val="2"/>
            <w:vAlign w:val="center"/>
          </w:tcPr>
          <w:p w14:paraId="0E4F21D9" w14:textId="77777777" w:rsidR="00796E9D" w:rsidRDefault="00565CB9">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出生日期</w:t>
            </w:r>
          </w:p>
        </w:tc>
        <w:tc>
          <w:tcPr>
            <w:tcW w:w="1240" w:type="dxa"/>
            <w:vAlign w:val="center"/>
          </w:tcPr>
          <w:p w14:paraId="0C6C7FAB" w14:textId="77777777" w:rsidR="00796E9D" w:rsidRDefault="00796E9D">
            <w:pPr>
              <w:spacing w:line="432" w:lineRule="auto"/>
              <w:jc w:val="center"/>
              <w:rPr>
                <w:rFonts w:ascii="仿宋_GB2312" w:eastAsia="仿宋_GB2312" w:hAnsi="仿宋_GB2312" w:cs="仿宋_GB2312"/>
                <w:sz w:val="24"/>
              </w:rPr>
            </w:pPr>
          </w:p>
        </w:tc>
      </w:tr>
      <w:tr w:rsidR="00796E9D" w14:paraId="39D59F33" w14:textId="77777777">
        <w:trPr>
          <w:cantSplit/>
          <w:trHeight w:val="23"/>
          <w:jc w:val="center"/>
        </w:trPr>
        <w:tc>
          <w:tcPr>
            <w:tcW w:w="1923" w:type="dxa"/>
            <w:vMerge/>
            <w:vAlign w:val="center"/>
          </w:tcPr>
          <w:p w14:paraId="22BC1A7D" w14:textId="77777777" w:rsidR="00796E9D" w:rsidRDefault="00796E9D">
            <w:pPr>
              <w:spacing w:line="432" w:lineRule="auto"/>
              <w:jc w:val="center"/>
              <w:rPr>
                <w:rFonts w:ascii="仿宋_GB2312" w:eastAsia="仿宋_GB2312" w:hAnsi="仿宋_GB2312" w:cs="仿宋_GB2312"/>
                <w:sz w:val="24"/>
              </w:rPr>
            </w:pPr>
          </w:p>
        </w:tc>
        <w:tc>
          <w:tcPr>
            <w:tcW w:w="1115" w:type="dxa"/>
            <w:vAlign w:val="center"/>
          </w:tcPr>
          <w:p w14:paraId="20C896D8" w14:textId="77777777" w:rsidR="00796E9D" w:rsidRDefault="00565CB9">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证件类型</w:t>
            </w:r>
          </w:p>
        </w:tc>
        <w:tc>
          <w:tcPr>
            <w:tcW w:w="2476" w:type="dxa"/>
            <w:vAlign w:val="center"/>
          </w:tcPr>
          <w:p w14:paraId="0A04EFFB" w14:textId="77777777" w:rsidR="00796E9D" w:rsidRDefault="00796E9D">
            <w:pPr>
              <w:spacing w:line="432" w:lineRule="auto"/>
              <w:jc w:val="center"/>
              <w:rPr>
                <w:rFonts w:ascii="仿宋_GB2312" w:eastAsia="仿宋_GB2312" w:hAnsi="仿宋_GB2312" w:cs="仿宋_GB2312"/>
                <w:sz w:val="24"/>
              </w:rPr>
            </w:pPr>
          </w:p>
        </w:tc>
        <w:tc>
          <w:tcPr>
            <w:tcW w:w="1120" w:type="dxa"/>
            <w:vAlign w:val="center"/>
          </w:tcPr>
          <w:p w14:paraId="57D4D408" w14:textId="77777777" w:rsidR="00796E9D" w:rsidRDefault="00565CB9">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证件号码</w:t>
            </w:r>
          </w:p>
        </w:tc>
        <w:tc>
          <w:tcPr>
            <w:tcW w:w="3449" w:type="dxa"/>
            <w:gridSpan w:val="5"/>
            <w:vAlign w:val="center"/>
          </w:tcPr>
          <w:p w14:paraId="4FFAADF9" w14:textId="77777777" w:rsidR="00796E9D" w:rsidRDefault="00796E9D">
            <w:pPr>
              <w:spacing w:line="432" w:lineRule="auto"/>
              <w:jc w:val="center"/>
              <w:rPr>
                <w:rFonts w:ascii="仿宋_GB2312" w:eastAsia="仿宋_GB2312" w:hAnsi="仿宋_GB2312" w:cs="仿宋_GB2312"/>
                <w:sz w:val="24"/>
              </w:rPr>
            </w:pPr>
          </w:p>
        </w:tc>
      </w:tr>
      <w:tr w:rsidR="00796E9D" w14:paraId="3AE9B255" w14:textId="77777777">
        <w:trPr>
          <w:cantSplit/>
          <w:trHeight w:val="23"/>
          <w:jc w:val="center"/>
        </w:trPr>
        <w:tc>
          <w:tcPr>
            <w:tcW w:w="1923" w:type="dxa"/>
            <w:vMerge/>
            <w:vAlign w:val="center"/>
          </w:tcPr>
          <w:p w14:paraId="45EE76A8" w14:textId="77777777" w:rsidR="00796E9D" w:rsidRDefault="00796E9D">
            <w:pPr>
              <w:spacing w:line="432" w:lineRule="auto"/>
              <w:jc w:val="center"/>
              <w:rPr>
                <w:rFonts w:ascii="仿宋_GB2312" w:eastAsia="仿宋_GB2312" w:hAnsi="仿宋_GB2312" w:cs="仿宋_GB2312"/>
                <w:sz w:val="24"/>
              </w:rPr>
            </w:pPr>
          </w:p>
        </w:tc>
        <w:tc>
          <w:tcPr>
            <w:tcW w:w="1115" w:type="dxa"/>
            <w:vAlign w:val="center"/>
          </w:tcPr>
          <w:p w14:paraId="7AABD89B" w14:textId="77777777" w:rsidR="00796E9D" w:rsidRDefault="00565CB9">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职称</w:t>
            </w:r>
          </w:p>
        </w:tc>
        <w:tc>
          <w:tcPr>
            <w:tcW w:w="3596" w:type="dxa"/>
            <w:gridSpan w:val="2"/>
            <w:vAlign w:val="center"/>
          </w:tcPr>
          <w:p w14:paraId="1522B3E0" w14:textId="77777777" w:rsidR="00796E9D" w:rsidRDefault="00796E9D">
            <w:pPr>
              <w:spacing w:line="432" w:lineRule="auto"/>
              <w:jc w:val="center"/>
              <w:rPr>
                <w:rFonts w:ascii="仿宋_GB2312" w:eastAsia="仿宋_GB2312" w:hAnsi="仿宋_GB2312" w:cs="仿宋_GB2312"/>
                <w:sz w:val="24"/>
              </w:rPr>
            </w:pPr>
          </w:p>
        </w:tc>
        <w:tc>
          <w:tcPr>
            <w:tcW w:w="1812" w:type="dxa"/>
            <w:gridSpan w:val="3"/>
            <w:vAlign w:val="center"/>
          </w:tcPr>
          <w:p w14:paraId="6125EB86" w14:textId="77777777" w:rsidR="00796E9D" w:rsidRDefault="00565CB9">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职务</w:t>
            </w:r>
          </w:p>
        </w:tc>
        <w:tc>
          <w:tcPr>
            <w:tcW w:w="1637" w:type="dxa"/>
            <w:gridSpan w:val="2"/>
            <w:vAlign w:val="center"/>
          </w:tcPr>
          <w:p w14:paraId="68514C1A" w14:textId="77777777" w:rsidR="00796E9D" w:rsidRDefault="00796E9D">
            <w:pPr>
              <w:spacing w:line="432" w:lineRule="auto"/>
              <w:jc w:val="center"/>
              <w:rPr>
                <w:rFonts w:ascii="仿宋_GB2312" w:eastAsia="仿宋_GB2312" w:hAnsi="仿宋_GB2312" w:cs="仿宋_GB2312"/>
                <w:sz w:val="24"/>
              </w:rPr>
            </w:pPr>
          </w:p>
        </w:tc>
      </w:tr>
      <w:tr w:rsidR="00796E9D" w14:paraId="79B4188F" w14:textId="77777777">
        <w:trPr>
          <w:cantSplit/>
          <w:trHeight w:val="23"/>
          <w:jc w:val="center"/>
        </w:trPr>
        <w:tc>
          <w:tcPr>
            <w:tcW w:w="1923" w:type="dxa"/>
            <w:vMerge/>
            <w:vAlign w:val="center"/>
          </w:tcPr>
          <w:p w14:paraId="1DDD8D71" w14:textId="77777777" w:rsidR="00796E9D" w:rsidRDefault="00796E9D">
            <w:pPr>
              <w:spacing w:line="432" w:lineRule="auto"/>
              <w:jc w:val="center"/>
              <w:rPr>
                <w:rFonts w:ascii="仿宋_GB2312" w:eastAsia="仿宋_GB2312" w:hAnsi="仿宋_GB2312" w:cs="仿宋_GB2312"/>
                <w:sz w:val="24"/>
              </w:rPr>
            </w:pPr>
          </w:p>
        </w:tc>
        <w:tc>
          <w:tcPr>
            <w:tcW w:w="1115" w:type="dxa"/>
            <w:vAlign w:val="center"/>
          </w:tcPr>
          <w:p w14:paraId="5D507196" w14:textId="77777777" w:rsidR="00796E9D" w:rsidRDefault="00565CB9">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电子邮箱</w:t>
            </w:r>
          </w:p>
        </w:tc>
        <w:tc>
          <w:tcPr>
            <w:tcW w:w="3596" w:type="dxa"/>
            <w:gridSpan w:val="2"/>
            <w:vAlign w:val="center"/>
          </w:tcPr>
          <w:p w14:paraId="5E88836A" w14:textId="77777777" w:rsidR="00796E9D" w:rsidRDefault="00796E9D">
            <w:pPr>
              <w:spacing w:line="432" w:lineRule="auto"/>
              <w:ind w:firstLineChars="202" w:firstLine="485"/>
              <w:jc w:val="center"/>
              <w:rPr>
                <w:rFonts w:ascii="仿宋_GB2312" w:eastAsia="仿宋_GB2312" w:hAnsi="仿宋_GB2312" w:cs="仿宋_GB2312"/>
                <w:sz w:val="24"/>
              </w:rPr>
            </w:pPr>
          </w:p>
        </w:tc>
        <w:tc>
          <w:tcPr>
            <w:tcW w:w="1812" w:type="dxa"/>
            <w:gridSpan w:val="3"/>
            <w:vAlign w:val="center"/>
          </w:tcPr>
          <w:p w14:paraId="607DCCA5" w14:textId="77777777" w:rsidR="00796E9D" w:rsidRDefault="00565CB9">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移动电话</w:t>
            </w:r>
          </w:p>
        </w:tc>
        <w:tc>
          <w:tcPr>
            <w:tcW w:w="1637" w:type="dxa"/>
            <w:gridSpan w:val="2"/>
            <w:vAlign w:val="center"/>
          </w:tcPr>
          <w:p w14:paraId="48682CBD" w14:textId="77777777" w:rsidR="00796E9D" w:rsidRDefault="00796E9D">
            <w:pPr>
              <w:spacing w:line="432" w:lineRule="auto"/>
              <w:jc w:val="center"/>
              <w:rPr>
                <w:rFonts w:ascii="仿宋_GB2312" w:eastAsia="仿宋_GB2312" w:hAnsi="仿宋_GB2312" w:cs="仿宋_GB2312"/>
                <w:sz w:val="24"/>
              </w:rPr>
            </w:pPr>
          </w:p>
        </w:tc>
      </w:tr>
      <w:tr w:rsidR="00796E9D" w14:paraId="183488E9" w14:textId="77777777">
        <w:trPr>
          <w:cantSplit/>
          <w:trHeight w:val="23"/>
          <w:jc w:val="center"/>
        </w:trPr>
        <w:tc>
          <w:tcPr>
            <w:tcW w:w="1923" w:type="dxa"/>
            <w:vMerge w:val="restart"/>
            <w:vAlign w:val="center"/>
          </w:tcPr>
          <w:p w14:paraId="4A3904BF" w14:textId="77777777" w:rsidR="00796E9D" w:rsidRDefault="00565CB9">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项目联系人</w:t>
            </w:r>
          </w:p>
        </w:tc>
        <w:tc>
          <w:tcPr>
            <w:tcW w:w="1115" w:type="dxa"/>
            <w:vAlign w:val="center"/>
          </w:tcPr>
          <w:p w14:paraId="77551D40" w14:textId="77777777" w:rsidR="00796E9D" w:rsidRDefault="00565CB9">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姓名</w:t>
            </w:r>
          </w:p>
        </w:tc>
        <w:tc>
          <w:tcPr>
            <w:tcW w:w="3596" w:type="dxa"/>
            <w:gridSpan w:val="2"/>
            <w:vAlign w:val="center"/>
          </w:tcPr>
          <w:p w14:paraId="274900D5" w14:textId="77777777" w:rsidR="00796E9D" w:rsidRDefault="00796E9D">
            <w:pPr>
              <w:spacing w:line="432" w:lineRule="auto"/>
              <w:jc w:val="center"/>
              <w:rPr>
                <w:rFonts w:ascii="仿宋_GB2312" w:eastAsia="仿宋_GB2312" w:hAnsi="仿宋_GB2312" w:cs="仿宋_GB2312"/>
                <w:sz w:val="24"/>
              </w:rPr>
            </w:pPr>
          </w:p>
        </w:tc>
        <w:tc>
          <w:tcPr>
            <w:tcW w:w="1812" w:type="dxa"/>
            <w:gridSpan w:val="3"/>
            <w:vAlign w:val="center"/>
          </w:tcPr>
          <w:p w14:paraId="22B66824" w14:textId="77777777" w:rsidR="00796E9D" w:rsidRDefault="00565CB9">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性别</w:t>
            </w:r>
          </w:p>
        </w:tc>
        <w:tc>
          <w:tcPr>
            <w:tcW w:w="1637" w:type="dxa"/>
            <w:gridSpan w:val="2"/>
            <w:vAlign w:val="center"/>
          </w:tcPr>
          <w:p w14:paraId="7377B950" w14:textId="77777777" w:rsidR="00796E9D" w:rsidRDefault="00796E9D">
            <w:pPr>
              <w:spacing w:line="432" w:lineRule="auto"/>
              <w:jc w:val="center"/>
              <w:rPr>
                <w:rFonts w:ascii="仿宋_GB2312" w:eastAsia="仿宋_GB2312" w:hAnsi="仿宋_GB2312" w:cs="仿宋_GB2312"/>
                <w:sz w:val="24"/>
              </w:rPr>
            </w:pPr>
          </w:p>
        </w:tc>
      </w:tr>
      <w:tr w:rsidR="00796E9D" w14:paraId="6159BC67" w14:textId="77777777">
        <w:trPr>
          <w:cantSplit/>
          <w:trHeight w:val="23"/>
          <w:jc w:val="center"/>
        </w:trPr>
        <w:tc>
          <w:tcPr>
            <w:tcW w:w="1923" w:type="dxa"/>
            <w:vMerge/>
            <w:vAlign w:val="center"/>
          </w:tcPr>
          <w:p w14:paraId="3F9CCC30" w14:textId="77777777" w:rsidR="00796E9D" w:rsidRDefault="00796E9D">
            <w:pPr>
              <w:spacing w:line="432" w:lineRule="auto"/>
              <w:jc w:val="center"/>
              <w:rPr>
                <w:rFonts w:ascii="仿宋_GB2312" w:eastAsia="仿宋_GB2312" w:hAnsi="仿宋_GB2312" w:cs="仿宋_GB2312"/>
                <w:sz w:val="24"/>
              </w:rPr>
            </w:pPr>
          </w:p>
        </w:tc>
        <w:tc>
          <w:tcPr>
            <w:tcW w:w="1115" w:type="dxa"/>
            <w:vAlign w:val="center"/>
          </w:tcPr>
          <w:p w14:paraId="15C129CF" w14:textId="77777777" w:rsidR="00796E9D" w:rsidRDefault="00565CB9">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电子邮箱</w:t>
            </w:r>
          </w:p>
        </w:tc>
        <w:tc>
          <w:tcPr>
            <w:tcW w:w="3596" w:type="dxa"/>
            <w:gridSpan w:val="2"/>
            <w:vAlign w:val="center"/>
          </w:tcPr>
          <w:p w14:paraId="462F6EF9" w14:textId="77777777" w:rsidR="00796E9D" w:rsidRDefault="00796E9D">
            <w:pPr>
              <w:spacing w:line="432" w:lineRule="auto"/>
              <w:jc w:val="center"/>
              <w:rPr>
                <w:rFonts w:ascii="仿宋_GB2312" w:eastAsia="仿宋_GB2312" w:hAnsi="仿宋_GB2312" w:cs="仿宋_GB2312"/>
                <w:sz w:val="24"/>
              </w:rPr>
            </w:pPr>
          </w:p>
        </w:tc>
        <w:tc>
          <w:tcPr>
            <w:tcW w:w="1812" w:type="dxa"/>
            <w:gridSpan w:val="3"/>
            <w:vAlign w:val="center"/>
          </w:tcPr>
          <w:p w14:paraId="3B663CD7" w14:textId="77777777" w:rsidR="00796E9D" w:rsidRDefault="00565CB9">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移动电话</w:t>
            </w:r>
          </w:p>
        </w:tc>
        <w:tc>
          <w:tcPr>
            <w:tcW w:w="1637" w:type="dxa"/>
            <w:gridSpan w:val="2"/>
            <w:vAlign w:val="center"/>
          </w:tcPr>
          <w:p w14:paraId="1B04D115" w14:textId="77777777" w:rsidR="00796E9D" w:rsidRDefault="00796E9D">
            <w:pPr>
              <w:spacing w:line="432" w:lineRule="auto"/>
              <w:jc w:val="center"/>
              <w:rPr>
                <w:rFonts w:ascii="仿宋_GB2312" w:eastAsia="仿宋_GB2312" w:hAnsi="仿宋_GB2312" w:cs="仿宋_GB2312"/>
                <w:sz w:val="24"/>
              </w:rPr>
            </w:pPr>
          </w:p>
        </w:tc>
      </w:tr>
      <w:tr w:rsidR="00796E9D" w14:paraId="206E5FA4" w14:textId="77777777">
        <w:trPr>
          <w:cantSplit/>
          <w:trHeight w:val="2440"/>
          <w:jc w:val="center"/>
        </w:trPr>
        <w:tc>
          <w:tcPr>
            <w:tcW w:w="3038" w:type="dxa"/>
            <w:gridSpan w:val="2"/>
            <w:vAlign w:val="center"/>
          </w:tcPr>
          <w:p w14:paraId="4E1E36A2" w14:textId="77777777" w:rsidR="00796E9D" w:rsidRDefault="00565CB9">
            <w:pPr>
              <w:spacing w:line="432" w:lineRule="auto"/>
              <w:jc w:val="center"/>
              <w:rPr>
                <w:rFonts w:ascii="仿宋_GB2312" w:eastAsia="仿宋_GB2312" w:hAnsi="仿宋_GB2312" w:cs="仿宋_GB2312"/>
                <w:sz w:val="24"/>
              </w:rPr>
            </w:pPr>
            <w:r>
              <w:rPr>
                <w:rFonts w:ascii="仿宋_GB2312" w:eastAsia="仿宋_GB2312" w:hAnsi="仿宋_GB2312" w:cs="仿宋_GB2312" w:hint="eastAsia"/>
                <w:sz w:val="24"/>
              </w:rPr>
              <w:t>项目摘要</w:t>
            </w:r>
          </w:p>
        </w:tc>
        <w:tc>
          <w:tcPr>
            <w:tcW w:w="7045" w:type="dxa"/>
            <w:gridSpan w:val="7"/>
            <w:vAlign w:val="center"/>
          </w:tcPr>
          <w:p w14:paraId="2A7FD734" w14:textId="3C44AF2E" w:rsidR="00796E9D" w:rsidRDefault="00565CB9" w:rsidP="00CF1DB4">
            <w:pPr>
              <w:jc w:val="left"/>
              <w:rPr>
                <w:rFonts w:ascii="仿宋_GB2312" w:eastAsia="仿宋_GB2312" w:hAnsi="仿宋_GB2312" w:cs="仿宋_GB2312"/>
                <w:sz w:val="24"/>
              </w:rPr>
            </w:pPr>
            <w:r>
              <w:rPr>
                <w:rFonts w:ascii="仿宋_GB2312" w:eastAsia="仿宋_GB2312" w:hAnsi="仿宋_GB2312" w:cs="仿宋_GB2312" w:hint="eastAsia"/>
                <w:sz w:val="24"/>
              </w:rPr>
              <w:t>简要概述项目的总体目标、研究内容</w:t>
            </w:r>
            <w:r w:rsidR="003C43CB">
              <w:rPr>
                <w:rFonts w:ascii="仿宋_GB2312" w:eastAsia="仿宋_GB2312" w:hAnsi="仿宋_GB2312" w:cs="仿宋_GB2312" w:hint="eastAsia"/>
                <w:sz w:val="24"/>
              </w:rPr>
              <w:t>和</w:t>
            </w:r>
            <w:r>
              <w:rPr>
                <w:rFonts w:ascii="仿宋_GB2312" w:eastAsia="仿宋_GB2312" w:hAnsi="仿宋_GB2312" w:cs="仿宋_GB2312" w:hint="eastAsia"/>
                <w:sz w:val="24"/>
              </w:rPr>
              <w:t>方法、预期</w:t>
            </w:r>
            <w:r w:rsidR="00CF1DB4">
              <w:rPr>
                <w:rFonts w:ascii="仿宋_GB2312" w:eastAsia="仿宋_GB2312" w:hAnsi="仿宋_GB2312" w:cs="仿宋_GB2312" w:hint="eastAsia"/>
                <w:sz w:val="24"/>
              </w:rPr>
              <w:t>成果和指标、产品和产业化</w:t>
            </w:r>
            <w:r w:rsidR="005B768B">
              <w:rPr>
                <w:rFonts w:ascii="仿宋_GB2312" w:eastAsia="仿宋_GB2312" w:hAnsi="仿宋_GB2312" w:cs="仿宋_GB2312" w:hint="eastAsia"/>
                <w:sz w:val="24"/>
              </w:rPr>
              <w:t>、公共服务</w:t>
            </w:r>
            <w:r>
              <w:rPr>
                <w:rFonts w:ascii="仿宋_GB2312" w:eastAsia="仿宋_GB2312" w:hAnsi="仿宋_GB2312" w:cs="仿宋_GB2312" w:hint="eastAsia"/>
                <w:sz w:val="24"/>
              </w:rPr>
              <w:t>等</w:t>
            </w:r>
            <w:r w:rsidR="005B768B">
              <w:rPr>
                <w:rFonts w:ascii="仿宋_GB2312" w:eastAsia="仿宋_GB2312" w:hAnsi="仿宋_GB2312" w:cs="仿宋_GB2312" w:hint="eastAsia"/>
                <w:sz w:val="24"/>
              </w:rPr>
              <w:t>情况</w:t>
            </w:r>
            <w:r>
              <w:rPr>
                <w:rFonts w:ascii="仿宋_GB2312" w:eastAsia="仿宋_GB2312" w:hAnsi="仿宋_GB2312" w:cs="仿宋_GB2312" w:hint="eastAsia"/>
                <w:sz w:val="24"/>
              </w:rPr>
              <w:t>。（</w:t>
            </w:r>
            <w:r>
              <w:rPr>
                <w:rFonts w:ascii="仿宋_GB2312" w:eastAsia="仿宋_GB2312" w:hAnsi="仿宋_GB2312" w:cs="仿宋_GB2312" w:hint="eastAsia"/>
                <w:sz w:val="24"/>
              </w:rPr>
              <w:t>500</w:t>
            </w:r>
            <w:r>
              <w:rPr>
                <w:rFonts w:ascii="仿宋_GB2312" w:eastAsia="仿宋_GB2312" w:hAnsi="仿宋_GB2312" w:cs="仿宋_GB2312" w:hint="eastAsia"/>
                <w:sz w:val="24"/>
              </w:rPr>
              <w:t>字以内）</w:t>
            </w:r>
          </w:p>
          <w:p w14:paraId="15DC96D4" w14:textId="77777777" w:rsidR="00796E9D" w:rsidRDefault="00796E9D">
            <w:pPr>
              <w:spacing w:line="432" w:lineRule="auto"/>
              <w:jc w:val="center"/>
              <w:rPr>
                <w:rFonts w:ascii="仿宋_GB2312" w:eastAsia="仿宋_GB2312" w:hAnsi="仿宋_GB2312" w:cs="仿宋_GB2312"/>
                <w:sz w:val="24"/>
              </w:rPr>
            </w:pPr>
          </w:p>
          <w:p w14:paraId="67AEA4BD" w14:textId="77777777" w:rsidR="00796E9D" w:rsidRDefault="00796E9D">
            <w:pPr>
              <w:spacing w:line="432" w:lineRule="auto"/>
              <w:jc w:val="center"/>
              <w:rPr>
                <w:rFonts w:ascii="仿宋_GB2312" w:eastAsia="仿宋_GB2312" w:hAnsi="仿宋_GB2312" w:cs="仿宋_GB2312"/>
                <w:sz w:val="24"/>
              </w:rPr>
            </w:pPr>
          </w:p>
          <w:p w14:paraId="57A8A054" w14:textId="77777777" w:rsidR="00796E9D" w:rsidRDefault="00796E9D">
            <w:pPr>
              <w:spacing w:line="432" w:lineRule="auto"/>
              <w:jc w:val="center"/>
              <w:rPr>
                <w:rFonts w:ascii="仿宋_GB2312" w:eastAsia="仿宋_GB2312" w:hAnsi="仿宋_GB2312" w:cs="仿宋_GB2312"/>
                <w:sz w:val="24"/>
              </w:rPr>
            </w:pPr>
          </w:p>
        </w:tc>
      </w:tr>
    </w:tbl>
    <w:p w14:paraId="1504F072" w14:textId="77777777" w:rsidR="00796E9D" w:rsidRDefault="00565CB9">
      <w:pPr>
        <w:spacing w:line="480" w:lineRule="exact"/>
        <w:jc w:val="center"/>
        <w:rPr>
          <w:bCs/>
          <w:sz w:val="28"/>
          <w:szCs w:val="28"/>
        </w:rPr>
      </w:pPr>
      <w:r>
        <w:rPr>
          <w:rFonts w:hint="eastAsia"/>
        </w:rPr>
        <w:br w:type="page"/>
      </w:r>
      <w:bookmarkEnd w:id="0"/>
    </w:p>
    <w:p w14:paraId="0802DD9A" w14:textId="77777777" w:rsidR="00796E9D" w:rsidRDefault="00565CB9">
      <w:pPr>
        <w:pStyle w:val="1"/>
        <w:numPr>
          <w:ilvl w:val="0"/>
          <w:numId w:val="3"/>
        </w:numPr>
        <w:spacing w:line="560" w:lineRule="exact"/>
        <w:ind w:firstLineChars="0"/>
        <w:rPr>
          <w:rFonts w:ascii="仿宋_GB2312" w:eastAsia="仿宋_GB2312" w:hAnsi="仿宋_GB2312" w:cs="仿宋_GB2312"/>
          <w:szCs w:val="32"/>
        </w:rPr>
      </w:pPr>
      <w:r>
        <w:rPr>
          <w:rFonts w:ascii="仿宋_GB2312" w:eastAsia="仿宋_GB2312" w:hAnsi="仿宋_GB2312" w:cs="仿宋_GB2312" w:hint="eastAsia"/>
          <w:szCs w:val="32"/>
        </w:rPr>
        <w:lastRenderedPageBreak/>
        <w:t>趋势判断和需求分析</w:t>
      </w:r>
    </w:p>
    <w:p w14:paraId="51E2F3A2" w14:textId="77777777" w:rsidR="00796E9D" w:rsidRDefault="00565CB9">
      <w:pPr>
        <w:spacing w:line="560" w:lineRule="exact"/>
        <w:ind w:firstLineChars="202" w:firstLine="622"/>
        <w:jc w:val="left"/>
        <w:rPr>
          <w:rFonts w:ascii="仿宋_GB2312" w:eastAsia="仿宋_GB2312" w:hAnsi="仿宋_GB2312" w:cs="仿宋_GB2312"/>
          <w:spacing w:val="-6"/>
          <w:sz w:val="32"/>
          <w:szCs w:val="32"/>
        </w:rPr>
      </w:pPr>
      <w:r>
        <w:rPr>
          <w:rFonts w:ascii="仿宋_GB2312" w:eastAsia="仿宋_GB2312" w:hAnsi="仿宋_GB2312" w:cs="仿宋_GB2312" w:hint="eastAsia"/>
          <w:spacing w:val="-6"/>
          <w:sz w:val="32"/>
          <w:szCs w:val="32"/>
        </w:rPr>
        <w:t>（简述项目的重要性、必要性和紧迫性，国内外同行业发展情况，所处行业研发水平等。）</w:t>
      </w:r>
    </w:p>
    <w:p w14:paraId="010B8CFD" w14:textId="77777777" w:rsidR="003618D2" w:rsidRDefault="003618D2" w:rsidP="001032DC">
      <w:pPr>
        <w:pStyle w:val="25"/>
      </w:pPr>
      <w:r>
        <w:t>在习近平总书记关于网络强国、数字中国的重要论述指引下，我国已先后发布《数字中国建设总体布局规划》《“十四五”国家信息化规划》《“十四五”国家消防工作规划》《上海市数字化转型“十四五”规划》等顶层文件，明确提出以数字化转型支撑公共安全治理现代化。伴随消防体制改革深入推进，消防救援队伍职能已由“单一灾种灭火”升级为面向城市综合灾害、自然灾害和突发事件的“全灾种、大应急”。传统实战指挥平台虽然具备通信调度、视频回传等基础能力，但在多源数据融合、实时风险预测、远程协同决策等关键环节存在功能缺失，难以满足跨部门联动、跨场景作战的精细化指挥需求。数字消防建设迫切需要把云网算端一体化、大数据智能分析与实战流程深度耦合，形成“数据驱动、智能协同、全域感知”的应急指挥新范式。</w:t>
      </w:r>
    </w:p>
    <w:p w14:paraId="16510CA9" w14:textId="77777777" w:rsidR="009D1974" w:rsidRDefault="009D1974" w:rsidP="009D1974">
      <w:pPr>
        <w:pStyle w:val="25"/>
      </w:pPr>
      <w:r>
        <w:rPr>
          <w:rFonts w:hint="eastAsia"/>
        </w:rPr>
        <w:t>同时，</w:t>
      </w:r>
      <w:r w:rsidRPr="00742DD3">
        <w:rPr>
          <w:rFonts w:hint="eastAsia"/>
        </w:rPr>
        <w:t>AI</w:t>
      </w:r>
      <w:r>
        <w:rPr>
          <w:rFonts w:hint="eastAsia"/>
        </w:rPr>
        <w:t>及</w:t>
      </w:r>
      <w:r w:rsidRPr="00742DD3">
        <w:rPr>
          <w:rFonts w:hint="eastAsia"/>
        </w:rPr>
        <w:t>大模型为复杂灾害现场态势生成、灾情分析和高效调度提供了技术手段，强化围绕城市风险监测预警业务体系，加快现代信息技术与应急管理业务深度融合，开展基于大模型的智能决策指挥关键技术及</w:t>
      </w:r>
      <w:r>
        <w:rPr>
          <w:rFonts w:hint="eastAsia"/>
        </w:rPr>
        <w:t>终端</w:t>
      </w:r>
      <w:r w:rsidRPr="00742DD3">
        <w:rPr>
          <w:rFonts w:hint="eastAsia"/>
        </w:rPr>
        <w:t>装备研究，不断提高风险监测预警、应急指挥保障、智能决策支持及多资源统一调度等应急管理能力，全面支撑具有系统化、扁平化、立体化、智能化、人性化特征的现代应急管理体系建设，具有重要的现实意义。</w:t>
      </w:r>
    </w:p>
    <w:p w14:paraId="4C417756" w14:textId="58ADBEC0" w:rsidR="003D618E" w:rsidRPr="00742DD3" w:rsidRDefault="003D618E" w:rsidP="003D618E">
      <w:pPr>
        <w:pStyle w:val="25"/>
      </w:pPr>
      <w:r>
        <w:t>要支撑</w:t>
      </w:r>
      <w:r>
        <w:rPr>
          <w:rFonts w:hint="eastAsia"/>
        </w:rPr>
        <w:t>面向复杂场景下</w:t>
      </w:r>
      <w:r>
        <w:t>“一线即智”的指挥模式，前端装备必须同时具备超低时延、超高可靠通信能力（5G-Advanced/5.5G），高效算力与能效</w:t>
      </w:r>
      <w:r>
        <w:lastRenderedPageBreak/>
        <w:t>比，以及端侧智能感知与协同决策（大模型微型化推理）。在复杂环境中，队员、无人机、</w:t>
      </w:r>
      <w:r w:rsidR="00E26BF9">
        <w:rPr>
          <w:rFonts w:hint="eastAsia"/>
        </w:rPr>
        <w:t>机器狗</w:t>
      </w:r>
      <w:r>
        <w:t>等多终端需要即插即用地接入专用公网／专网，实现Gbps级图像与激光点云实时回传，高精定位，毫秒级多智能体协同控制；同时依赖端侧AI对浓烟</w:t>
      </w:r>
      <w:r>
        <w:rPr>
          <w:rFonts w:hint="eastAsia"/>
        </w:rPr>
        <w:t>环境</w:t>
      </w:r>
      <w:r>
        <w:t>、结构失稳、危化品泄漏等风险进行快速识别与预警。</w:t>
      </w:r>
      <w:r>
        <w:rPr>
          <w:rFonts w:hint="eastAsia"/>
        </w:rPr>
        <w:t>需要</w:t>
      </w:r>
      <w:r>
        <w:t>将</w:t>
      </w:r>
      <w:r>
        <w:rPr>
          <w:rFonts w:hint="eastAsia"/>
        </w:rPr>
        <w:t>多模感知、</w:t>
      </w:r>
      <w:r>
        <w:t>先进通信、高集成AI在一体化CPE/终端形态中深度融合，才能构建“地空一体、智算协同、安全可信”的新型边缘节点</w:t>
      </w:r>
      <w:r>
        <w:rPr>
          <w:rFonts w:hint="eastAsia"/>
        </w:rPr>
        <w:t>及智能终端设备</w:t>
      </w:r>
      <w:r>
        <w:t>，为消防救援提供高可靠数据链路、低成本算力与现场级智能决策支撑，释放数字化转型对灭火救援实战的倍增效能。</w:t>
      </w:r>
    </w:p>
    <w:p w14:paraId="4C9BD5B4" w14:textId="41254AAA" w:rsidR="000E2C57" w:rsidRPr="000E2C57" w:rsidRDefault="000E2C57" w:rsidP="000E2C57">
      <w:pPr>
        <w:spacing w:line="560" w:lineRule="exact"/>
        <w:ind w:firstLineChars="200" w:firstLine="516"/>
        <w:rPr>
          <w:rFonts w:ascii="仿宋" w:eastAsia="仿宋" w:hAnsi="仿宋" w:cs="楷体_GB2312"/>
          <w:spacing w:val="-11"/>
          <w:sz w:val="28"/>
          <w:szCs w:val="21"/>
        </w:rPr>
      </w:pPr>
      <w:r w:rsidRPr="000E2C57">
        <w:rPr>
          <w:rFonts w:ascii="仿宋" w:eastAsia="仿宋" w:hAnsi="仿宋" w:cs="楷体_GB2312" w:hint="eastAsia"/>
          <w:spacing w:val="-11"/>
          <w:sz w:val="28"/>
          <w:szCs w:val="21"/>
        </w:rPr>
        <w:t>数字化与智能化加速融合的今天，开发一款支持5</w:t>
      </w:r>
      <w:r w:rsidRPr="000E2C57">
        <w:rPr>
          <w:rFonts w:ascii="仿宋" w:eastAsia="仿宋" w:hAnsi="仿宋" w:cs="楷体_GB2312"/>
          <w:spacing w:val="-11"/>
          <w:sz w:val="28"/>
          <w:szCs w:val="21"/>
        </w:rPr>
        <w:t>G-A+AI</w:t>
      </w:r>
      <w:r w:rsidRPr="000E2C57">
        <w:rPr>
          <w:rFonts w:ascii="仿宋" w:eastAsia="仿宋" w:hAnsi="仿宋" w:cs="楷体_GB2312" w:hint="eastAsia"/>
          <w:spacing w:val="-11"/>
          <w:sz w:val="28"/>
          <w:szCs w:val="21"/>
        </w:rPr>
        <w:t>的</w:t>
      </w:r>
      <w:r w:rsidRPr="000E2C57">
        <w:rPr>
          <w:rFonts w:ascii="仿宋" w:eastAsia="仿宋" w:hAnsi="仿宋" w:cs="楷体_GB2312"/>
          <w:spacing w:val="-11"/>
          <w:sz w:val="28"/>
          <w:szCs w:val="21"/>
        </w:rPr>
        <w:t>终端</w:t>
      </w:r>
      <w:r w:rsidRPr="000E2C57">
        <w:rPr>
          <w:rFonts w:ascii="仿宋" w:eastAsia="仿宋" w:hAnsi="仿宋" w:cs="楷体_GB2312" w:hint="eastAsia"/>
          <w:spacing w:val="-11"/>
          <w:sz w:val="28"/>
          <w:szCs w:val="21"/>
        </w:rPr>
        <w:t>模组已成为全球科技竞争的核心领域。这一技术不仅关乎通信产业的升级，更是推动人工智能、物联网、自动驾驶等前沿应用落地的关键基础设施。</w:t>
      </w:r>
    </w:p>
    <w:p w14:paraId="11622579" w14:textId="2E853AF5" w:rsidR="000E2C57" w:rsidRPr="000E2C57" w:rsidRDefault="000E2C57" w:rsidP="000E2C57">
      <w:pPr>
        <w:spacing w:line="560" w:lineRule="exact"/>
        <w:ind w:firstLineChars="200" w:firstLine="516"/>
        <w:rPr>
          <w:rFonts w:ascii="仿宋" w:eastAsia="仿宋" w:hAnsi="仿宋" w:cs="楷体_GB2312"/>
          <w:spacing w:val="-11"/>
          <w:sz w:val="28"/>
          <w:szCs w:val="21"/>
        </w:rPr>
      </w:pPr>
      <w:r w:rsidRPr="000E2C57">
        <w:rPr>
          <w:rFonts w:ascii="仿宋" w:eastAsia="仿宋" w:hAnsi="仿宋" w:cs="楷体_GB2312"/>
          <w:spacing w:val="-11"/>
          <w:sz w:val="28"/>
          <w:szCs w:val="21"/>
        </w:rPr>
        <w:t>5G-A技术的高</w:t>
      </w:r>
      <w:r w:rsidRPr="000E2C57">
        <w:rPr>
          <w:rFonts w:ascii="仿宋" w:eastAsia="仿宋" w:hAnsi="仿宋" w:cs="楷体_GB2312" w:hint="eastAsia"/>
          <w:spacing w:val="-11"/>
          <w:sz w:val="28"/>
          <w:szCs w:val="21"/>
        </w:rPr>
        <w:t>速率、低时延和海量连接能力，为</w:t>
      </w:r>
      <w:r w:rsidRPr="000E2C57">
        <w:rPr>
          <w:rFonts w:ascii="仿宋" w:eastAsia="仿宋" w:hAnsi="仿宋" w:cs="楷体_GB2312"/>
          <w:spacing w:val="-11"/>
          <w:sz w:val="28"/>
          <w:szCs w:val="21"/>
        </w:rPr>
        <w:t>AI应用提供</w:t>
      </w:r>
      <w:r w:rsidRPr="000E2C57">
        <w:rPr>
          <w:rFonts w:ascii="仿宋" w:eastAsia="仿宋" w:hAnsi="仿宋" w:cs="楷体_GB2312" w:hint="eastAsia"/>
          <w:spacing w:val="-11"/>
          <w:sz w:val="28"/>
          <w:szCs w:val="21"/>
        </w:rPr>
        <w:t>了理想的网络环境。然而，若终端设备缺乏强大的本地</w:t>
      </w:r>
      <w:r w:rsidRPr="000E2C57">
        <w:rPr>
          <w:rFonts w:ascii="仿宋" w:eastAsia="仿宋" w:hAnsi="仿宋" w:cs="楷体_GB2312"/>
          <w:spacing w:val="-11"/>
          <w:sz w:val="28"/>
          <w:szCs w:val="21"/>
        </w:rPr>
        <w:t>AI</w:t>
      </w:r>
      <w:r w:rsidRPr="000E2C57">
        <w:rPr>
          <w:rFonts w:ascii="仿宋" w:eastAsia="仿宋" w:hAnsi="仿宋" w:cs="楷体_GB2312" w:hint="eastAsia"/>
          <w:spacing w:val="-11"/>
          <w:sz w:val="28"/>
          <w:szCs w:val="21"/>
        </w:rPr>
        <w:t>算力，仅依赖云端计算将面临延迟高、隐私泄露和带宽瓶颈等问题。因此，集成</w:t>
      </w:r>
      <w:r w:rsidRPr="000E2C57">
        <w:rPr>
          <w:rFonts w:ascii="仿宋" w:eastAsia="仿宋" w:hAnsi="仿宋" w:cs="楷体_GB2312"/>
          <w:spacing w:val="-11"/>
          <w:sz w:val="28"/>
          <w:szCs w:val="21"/>
        </w:rPr>
        <w:t>AI</w:t>
      </w:r>
      <w:r w:rsidRPr="000E2C57">
        <w:rPr>
          <w:rFonts w:ascii="仿宋" w:eastAsia="仿宋" w:hAnsi="仿宋" w:cs="楷体_GB2312" w:hint="eastAsia"/>
          <w:spacing w:val="-11"/>
          <w:sz w:val="28"/>
          <w:szCs w:val="21"/>
        </w:rPr>
        <w:t>的</w:t>
      </w:r>
      <w:r w:rsidRPr="000E2C57">
        <w:rPr>
          <w:rFonts w:ascii="仿宋" w:eastAsia="仿宋" w:hAnsi="仿宋" w:cs="楷体_GB2312"/>
          <w:spacing w:val="-11"/>
          <w:sz w:val="28"/>
          <w:szCs w:val="21"/>
        </w:rPr>
        <w:t>5G-A终端</w:t>
      </w:r>
      <w:r w:rsidRPr="000E2C57">
        <w:rPr>
          <w:rFonts w:ascii="仿宋" w:eastAsia="仿宋" w:hAnsi="仿宋" w:cs="楷体_GB2312" w:hint="eastAsia"/>
          <w:spacing w:val="-11"/>
          <w:sz w:val="28"/>
          <w:szCs w:val="21"/>
        </w:rPr>
        <w:t>模组</w:t>
      </w:r>
      <w:r w:rsidRPr="000E2C57">
        <w:rPr>
          <w:rFonts w:ascii="仿宋" w:eastAsia="仿宋" w:hAnsi="仿宋" w:cs="楷体_GB2312"/>
          <w:spacing w:val="-11"/>
          <w:sz w:val="28"/>
          <w:szCs w:val="21"/>
        </w:rPr>
        <w:t>能</w:t>
      </w:r>
      <w:r w:rsidRPr="000E2C57">
        <w:rPr>
          <w:rFonts w:ascii="仿宋" w:eastAsia="仿宋" w:hAnsi="仿宋" w:cs="楷体_GB2312" w:hint="eastAsia"/>
          <w:spacing w:val="-11"/>
          <w:sz w:val="28"/>
          <w:szCs w:val="21"/>
        </w:rPr>
        <w:t>够实现边缘智能，满足实时性要求高的场景（如自动驾驶、工业</w:t>
      </w:r>
      <w:del w:id="1" w:author="凯" w:date="2025-07-11T11:40:00Z">
        <w:r w:rsidR="00E26BF9" w:rsidDel="00763CD0">
          <w:rPr>
            <w:rFonts w:ascii="仿宋" w:eastAsia="仿宋" w:hAnsi="仿宋" w:cs="楷体_GB2312" w:hint="eastAsia"/>
            <w:spacing w:val="-11"/>
            <w:sz w:val="28"/>
            <w:szCs w:val="21"/>
          </w:rPr>
          <w:delText>c</w:delText>
        </w:r>
      </w:del>
      <w:ins w:id="2" w:author="凯" w:date="2025-07-11T11:40:00Z">
        <w:r w:rsidR="00763CD0">
          <w:rPr>
            <w:rFonts w:ascii="仿宋" w:eastAsia="仿宋" w:hAnsi="仿宋" w:cs="楷体_GB2312" w:hint="eastAsia"/>
            <w:spacing w:val="-11"/>
            <w:sz w:val="28"/>
            <w:szCs w:val="21"/>
          </w:rPr>
          <w:t>场景</w:t>
        </w:r>
      </w:ins>
      <w:r w:rsidRPr="000E2C57">
        <w:rPr>
          <w:rFonts w:ascii="仿宋" w:eastAsia="仿宋" w:hAnsi="仿宋" w:cs="楷体_GB2312" w:hint="eastAsia"/>
          <w:spacing w:val="-11"/>
          <w:sz w:val="28"/>
          <w:szCs w:val="21"/>
        </w:rPr>
        <w:t>），同时降低云端负载，提升能效比。</w:t>
      </w:r>
    </w:p>
    <w:p w14:paraId="7D444694" w14:textId="77777777" w:rsidR="000E2C57" w:rsidRPr="000E2C57" w:rsidRDefault="000E2C57" w:rsidP="00712F60">
      <w:pPr>
        <w:pStyle w:val="6G"/>
      </w:pPr>
      <w:r w:rsidRPr="000E2C57">
        <w:rPr>
          <w:rFonts w:hint="eastAsia"/>
        </w:rPr>
        <w:t>当前，全球科技巨头正加速布局</w:t>
      </w:r>
      <w:r w:rsidRPr="000E2C57">
        <w:t>“5G+AI”</w:t>
      </w:r>
      <w:r w:rsidRPr="000E2C57">
        <w:rPr>
          <w:rFonts w:hint="eastAsia"/>
        </w:rPr>
        <w:t>终端</w:t>
      </w:r>
      <w:r w:rsidRPr="000E2C57">
        <w:t>领域。高通的</w:t>
      </w:r>
      <w:r w:rsidRPr="000E2C57">
        <w:rPr>
          <w:rFonts w:hint="eastAsia"/>
        </w:rPr>
        <w:t>骁龙平台已集成专用</w:t>
      </w:r>
      <w:r w:rsidRPr="000E2C57">
        <w:t>AI</w:t>
      </w:r>
      <w:r w:rsidRPr="000E2C57">
        <w:rPr>
          <w:rFonts w:hint="eastAsia"/>
        </w:rPr>
        <w:t>引擎，苹果的</w:t>
      </w:r>
      <w:r w:rsidRPr="000E2C57">
        <w:t>A系列和M系列芯片通</w:t>
      </w:r>
      <w:r w:rsidRPr="000E2C57">
        <w:rPr>
          <w:rFonts w:hint="eastAsia"/>
        </w:rPr>
        <w:t>过神经网络引擎提升端侧</w:t>
      </w:r>
      <w:r w:rsidRPr="000E2C57">
        <w:t>AI性能，</w:t>
      </w:r>
      <w:r w:rsidRPr="000E2C57">
        <w:rPr>
          <w:rFonts w:hint="eastAsia"/>
        </w:rPr>
        <w:t>而华为的昇腾和麒麟芯片也在国产化替代中取得突破。</w:t>
      </w:r>
    </w:p>
    <w:p w14:paraId="3F54A1BD" w14:textId="77777777" w:rsidR="000E2C57" w:rsidRPr="000E2C57" w:rsidRDefault="000E2C57" w:rsidP="00712F60">
      <w:pPr>
        <w:pStyle w:val="6G"/>
      </w:pPr>
      <w:r w:rsidRPr="000E2C57">
        <w:rPr>
          <w:rFonts w:hint="eastAsia"/>
        </w:rPr>
        <w:t>从智能手机到</w:t>
      </w:r>
      <w:r w:rsidRPr="000E2C57">
        <w:t>AR/VR设备，</w:t>
      </w:r>
      <w:r w:rsidRPr="000E2C57">
        <w:rPr>
          <w:rFonts w:hint="eastAsia"/>
        </w:rPr>
        <w:t>从智慧城市到远程医疗，</w:t>
      </w:r>
      <w:r w:rsidRPr="000E2C57">
        <w:t>5G与AI的</w:t>
      </w:r>
      <w:r w:rsidRPr="000E2C57">
        <w:rPr>
          <w:rFonts w:hint="eastAsia"/>
        </w:rPr>
        <w:t>结合正在催生万亿级市场。例如，智能终端的实时语音翻译、影像增强等功能需本地化</w:t>
      </w:r>
      <w:r w:rsidRPr="000E2C57">
        <w:t>AI</w:t>
      </w:r>
      <w:r w:rsidRPr="000E2C57">
        <w:rPr>
          <w:rFonts w:hint="eastAsia"/>
        </w:rPr>
        <w:t>算力支持；工业互联网中的预测性维护则依赖终端的实时数据分析。</w:t>
      </w:r>
    </w:p>
    <w:p w14:paraId="2CCDA0CF" w14:textId="118A0B18" w:rsidR="000E2C57" w:rsidRPr="000E2C57" w:rsidRDefault="000E2C57" w:rsidP="00712F60">
      <w:pPr>
        <w:pStyle w:val="6G"/>
      </w:pPr>
      <w:r w:rsidRPr="000E2C57">
        <w:rPr>
          <w:rFonts w:hint="eastAsia"/>
        </w:rPr>
        <w:t>而另一方面，AI</w:t>
      </w:r>
      <w:r w:rsidRPr="000E2C57">
        <w:t>/ML</w:t>
      </w:r>
      <w:r w:rsidRPr="000E2C57">
        <w:rPr>
          <w:rFonts w:hint="eastAsia"/>
        </w:rPr>
        <w:t>赋能无线通信也成为6G研究的重要方向</w:t>
      </w:r>
      <w:r w:rsidR="00CB5716">
        <w:rPr>
          <w:rFonts w:hint="eastAsia"/>
        </w:rPr>
        <w:t>，</w:t>
      </w:r>
      <w:r w:rsidRPr="000E2C57">
        <w:rPr>
          <w:rFonts w:hint="eastAsia"/>
        </w:rPr>
        <w:t>IMT</w:t>
      </w:r>
      <w:r w:rsidRPr="000E2C57">
        <w:t>-2030</w:t>
      </w:r>
      <w:r w:rsidRPr="000E2C57">
        <w:rPr>
          <w:rFonts w:hint="eastAsia"/>
        </w:rPr>
        <w:lastRenderedPageBreak/>
        <w:t>定义的6G六大场景在5G的“铁三角”基础上往外延伸了包括集成AI和通信、无处不在的连接、以及通感一体。但“集成AI和通信”当前的研究更多还集中在系统网络侧，在端侧的AI和通信融合研究尚待发力。</w:t>
      </w:r>
    </w:p>
    <w:p w14:paraId="679EF42C" w14:textId="26313016" w:rsidR="000E2C57" w:rsidRPr="000632B7" w:rsidRDefault="000E2C57" w:rsidP="00712F60">
      <w:pPr>
        <w:pStyle w:val="6G"/>
        <w:rPr>
          <w:rFonts w:ascii="Times New Roman" w:eastAsia="仿宋_GB2312" w:hAnsi="Times New Roman" w:cs="Times New Roman"/>
          <w:spacing w:val="-6"/>
          <w:szCs w:val="28"/>
        </w:rPr>
      </w:pPr>
      <w:r w:rsidRPr="000E2C57">
        <w:rPr>
          <w:rFonts w:hint="eastAsia"/>
        </w:rPr>
        <w:t>因此，</w:t>
      </w:r>
      <w:r w:rsidRPr="000E2C57">
        <w:t>开发支</w:t>
      </w:r>
      <w:r w:rsidRPr="000E2C57">
        <w:rPr>
          <w:rFonts w:hint="eastAsia"/>
        </w:rPr>
        <w:t>持</w:t>
      </w:r>
      <w:r w:rsidRPr="000E2C57">
        <w:t>AI</w:t>
      </w:r>
      <w:r w:rsidRPr="000E2C57">
        <w:rPr>
          <w:rFonts w:hint="eastAsia"/>
        </w:rPr>
        <w:t>的</w:t>
      </w:r>
      <w:r w:rsidRPr="000E2C57">
        <w:t>5G-A终端</w:t>
      </w:r>
      <w:r w:rsidRPr="000E2C57">
        <w:rPr>
          <w:rFonts w:hint="eastAsia"/>
        </w:rPr>
        <w:t>模组是技术演进、产业安全和商业落地的多维需求。国际竞争已进入白热化阶段，国内需加快核心技术攻关，构建从设计到制造及终端多业态发展</w:t>
      </w:r>
      <w:r w:rsidRPr="000E2C57">
        <w:t>的</w:t>
      </w:r>
      <w:r w:rsidRPr="000E2C57">
        <w:rPr>
          <w:rFonts w:hint="eastAsia"/>
        </w:rPr>
        <w:t>完整产业链。</w:t>
      </w:r>
      <w:r w:rsidRPr="000E2C57">
        <w:t>推动智能终端产业</w:t>
      </w:r>
      <w:r w:rsidRPr="000E2C57">
        <w:rPr>
          <w:rFonts w:hint="eastAsia"/>
        </w:rPr>
        <w:t>升级，提升我国在</w:t>
      </w:r>
      <w:r w:rsidRPr="000E2C57">
        <w:t>AI终端领域的</w:t>
      </w:r>
      <w:r w:rsidRPr="000E2C57">
        <w:rPr>
          <w:rFonts w:hint="eastAsia"/>
        </w:rPr>
        <w:t>竞争力，保障产业安全，促进</w:t>
      </w:r>
      <w:r w:rsidRPr="000E2C57">
        <w:t>AI技术在</w:t>
      </w:r>
      <w:r w:rsidRPr="000E2C57">
        <w:rPr>
          <w:rFonts w:hint="eastAsia"/>
        </w:rPr>
        <w:t>各领域的端侧落地应用这一任务的紧迫性不仅源于市场机会窗口的缩短，更关乎未来全球数字经济的话语权争夺</w:t>
      </w:r>
      <w:r w:rsidRPr="000632B7">
        <w:rPr>
          <w:rFonts w:ascii="Times New Roman" w:eastAsia="仿宋_GB2312" w:hAnsi="Times New Roman" w:cs="Times New Roman" w:hint="eastAsia"/>
          <w:spacing w:val="-6"/>
          <w:szCs w:val="28"/>
        </w:rPr>
        <w:t>。</w:t>
      </w:r>
    </w:p>
    <w:p w14:paraId="5BD25D67" w14:textId="77777777" w:rsidR="00796E9D" w:rsidRPr="0054732D" w:rsidRDefault="00796E9D" w:rsidP="00A4567D">
      <w:pPr>
        <w:pStyle w:val="6G"/>
        <w:ind w:firstLineChars="0" w:firstLine="0"/>
      </w:pPr>
    </w:p>
    <w:p w14:paraId="06DA22BE" w14:textId="77777777" w:rsidR="00796E9D" w:rsidRDefault="00565CB9">
      <w:pPr>
        <w:pStyle w:val="1"/>
        <w:numPr>
          <w:ilvl w:val="0"/>
          <w:numId w:val="3"/>
        </w:numPr>
        <w:spacing w:line="560" w:lineRule="exact"/>
        <w:ind w:firstLineChars="0"/>
        <w:rPr>
          <w:rFonts w:ascii="仿宋_GB2312" w:eastAsia="仿宋_GB2312" w:hAnsi="仿宋_GB2312" w:cs="仿宋_GB2312"/>
          <w:szCs w:val="32"/>
        </w:rPr>
      </w:pPr>
      <w:r>
        <w:rPr>
          <w:rFonts w:ascii="仿宋_GB2312" w:eastAsia="仿宋_GB2312" w:hAnsi="仿宋_GB2312" w:cs="仿宋_GB2312" w:hint="eastAsia"/>
          <w:szCs w:val="32"/>
        </w:rPr>
        <w:t>项目目标和研究计划</w:t>
      </w:r>
    </w:p>
    <w:p w14:paraId="6DB4B8E4" w14:textId="77777777" w:rsidR="00796E9D" w:rsidRDefault="00565CB9">
      <w:pPr>
        <w:pStyle w:val="2"/>
        <w:keepNext/>
        <w:keepLines/>
        <w:spacing w:beforeAutospacing="0" w:afterAutospacing="0" w:line="560" w:lineRule="exact"/>
        <w:ind w:firstLineChars="200" w:firstLine="618"/>
        <w:rPr>
          <w:rFonts w:ascii="仿宋_GB2312" w:eastAsia="仿宋_GB2312" w:hAnsi="仿宋_GB2312" w:cs="仿宋_GB2312" w:hint="default"/>
          <w:bCs w:val="0"/>
          <w:spacing w:val="-6"/>
          <w:kern w:val="2"/>
          <w:sz w:val="32"/>
          <w:szCs w:val="32"/>
        </w:rPr>
      </w:pPr>
      <w:r>
        <w:rPr>
          <w:rFonts w:ascii="仿宋_GB2312" w:eastAsia="仿宋_GB2312" w:hAnsi="仿宋_GB2312" w:cs="仿宋_GB2312"/>
          <w:bCs w:val="0"/>
          <w:spacing w:val="-6"/>
          <w:kern w:val="2"/>
          <w:sz w:val="32"/>
          <w:szCs w:val="32"/>
        </w:rPr>
        <w:t>（一）项目总体目标</w:t>
      </w:r>
    </w:p>
    <w:p w14:paraId="6F00AD0C" w14:textId="2D8F14E0" w:rsidR="00796E9D" w:rsidRDefault="0009218A" w:rsidP="00712F60">
      <w:pPr>
        <w:pStyle w:val="6G"/>
      </w:pPr>
      <w:r w:rsidRPr="0009218A">
        <w:rPr>
          <w:rFonts w:hint="eastAsia"/>
        </w:rPr>
        <w:t>当前消防救援现场仍存在信息获取碎片化、链路不稳定与实时决策迟滞的瓶颈，亟需打通“感知-</w:t>
      </w:r>
      <w:r>
        <w:rPr>
          <w:rFonts w:hint="eastAsia"/>
        </w:rPr>
        <w:t>通信</w:t>
      </w:r>
      <w:r w:rsidRPr="0009218A">
        <w:rPr>
          <w:rFonts w:hint="eastAsia"/>
        </w:rPr>
        <w:t>-推理”</w:t>
      </w:r>
      <w:r>
        <w:rPr>
          <w:rFonts w:hint="eastAsia"/>
        </w:rPr>
        <w:t>高效</w:t>
      </w:r>
      <w:r w:rsidRPr="0009218A">
        <w:rPr>
          <w:rFonts w:hint="eastAsia"/>
        </w:rPr>
        <w:t>闭环。</w:t>
      </w:r>
      <w:r w:rsidR="0054732D" w:rsidRPr="0054732D">
        <w:rPr>
          <w:rFonts w:hint="eastAsia"/>
        </w:rPr>
        <w:t>本项目聚焦“5G-A通信+AI融合”赋能消防应急的新型智能终端系统，围绕“超低时延通信、高效边缘算力、多智能体协同决策”三大核心需求，构建具备高可靠、高智能、高适配能力的消防应急新型终端技术体系。项目以5G-Advanced网络为通信基础，融合端侧AI赋能与云边协同架构，突破多模态感知、动态任务卸载、AI推理与通信资源联合优化等关键技术，研制具备通用化、可重构能力的“通信+AI”融合智能模组，实现任务驱动下的弹性算力分配与动态链路调度。在此基础上，构建融合低空侦测、卫星图传、现场通信的多源数字底座与多域联动的应急指挥平台，支撑“研判-标绘-调度”一张图</w:t>
      </w:r>
      <w:r w:rsidR="00712F60">
        <w:rPr>
          <w:rFonts w:hint="eastAsia"/>
        </w:rPr>
        <w:t>指挥</w:t>
      </w:r>
      <w:r w:rsidR="0054732D" w:rsidRPr="0054732D">
        <w:rPr>
          <w:rFonts w:hint="eastAsia"/>
        </w:rPr>
        <w:t>模式，提升多终端、多角色协同响应能力。最终通过面向典型场景（如地下空间、高层建筑、大型园区）的集成应用示范，形成具备部署推广价</w:t>
      </w:r>
      <w:r w:rsidR="0054732D" w:rsidRPr="0054732D">
        <w:rPr>
          <w:rFonts w:hint="eastAsia"/>
        </w:rPr>
        <w:lastRenderedPageBreak/>
        <w:t>值的消防应急新范式，</w:t>
      </w:r>
      <w:r w:rsidR="00A4567D">
        <w:rPr>
          <w:rFonts w:hint="eastAsia"/>
        </w:rPr>
        <w:t>提升城市安全治理水平</w:t>
      </w:r>
      <w:r w:rsidR="0054732D" w:rsidRPr="0054732D">
        <w:rPr>
          <w:rFonts w:hint="eastAsia"/>
        </w:rPr>
        <w:t>。</w:t>
      </w:r>
    </w:p>
    <w:p w14:paraId="4E54EF32" w14:textId="77777777" w:rsidR="00732433" w:rsidRPr="0054732D" w:rsidRDefault="00732433" w:rsidP="00712F60">
      <w:pPr>
        <w:pStyle w:val="6G"/>
      </w:pPr>
    </w:p>
    <w:p w14:paraId="387A271B" w14:textId="77777777" w:rsidR="00796E9D" w:rsidRDefault="00565CB9">
      <w:pPr>
        <w:pStyle w:val="2"/>
        <w:keepNext/>
        <w:keepLines/>
        <w:spacing w:beforeAutospacing="0" w:afterAutospacing="0" w:line="560" w:lineRule="exact"/>
        <w:ind w:firstLineChars="200" w:firstLine="618"/>
        <w:rPr>
          <w:rFonts w:ascii="仿宋_GB2312" w:eastAsia="仿宋_GB2312" w:hAnsi="仿宋_GB2312" w:cs="仿宋_GB2312" w:hint="default"/>
          <w:bCs w:val="0"/>
          <w:spacing w:val="-6"/>
          <w:kern w:val="2"/>
          <w:sz w:val="32"/>
          <w:szCs w:val="32"/>
        </w:rPr>
      </w:pPr>
      <w:r>
        <w:rPr>
          <w:rFonts w:ascii="仿宋_GB2312" w:eastAsia="仿宋_GB2312" w:hAnsi="仿宋_GB2312" w:cs="仿宋_GB2312"/>
          <w:bCs w:val="0"/>
          <w:spacing w:val="-6"/>
          <w:kern w:val="2"/>
          <w:sz w:val="32"/>
          <w:szCs w:val="32"/>
        </w:rPr>
        <w:t>（二）主要研究内容</w:t>
      </w:r>
    </w:p>
    <w:p w14:paraId="53E8DC9B" w14:textId="77777777" w:rsidR="00796E9D" w:rsidRDefault="00565CB9">
      <w:pPr>
        <w:spacing w:line="560" w:lineRule="exact"/>
        <w:ind w:firstLineChars="202" w:firstLine="622"/>
        <w:jc w:val="left"/>
        <w:rPr>
          <w:rFonts w:ascii="仿宋_GB2312" w:eastAsia="仿宋_GB2312" w:hAnsi="仿宋_GB2312" w:cs="仿宋_GB2312"/>
          <w:spacing w:val="-6"/>
          <w:sz w:val="32"/>
          <w:szCs w:val="32"/>
        </w:rPr>
      </w:pPr>
      <w:r>
        <w:rPr>
          <w:rFonts w:ascii="仿宋_GB2312" w:eastAsia="仿宋_GB2312" w:hAnsi="仿宋_GB2312" w:cs="仿宋_GB2312" w:hint="eastAsia"/>
          <w:spacing w:val="-6"/>
          <w:sz w:val="32"/>
          <w:szCs w:val="32"/>
        </w:rPr>
        <w:t>（概述项目的具体技术产品攻关任务，需突破的技术短板、创新点，解决的关键技术难题等。）</w:t>
      </w:r>
    </w:p>
    <w:p w14:paraId="20B7EA26" w14:textId="16CC6A8F" w:rsidR="00BF14AF" w:rsidRPr="00712F60" w:rsidRDefault="00BF14AF" w:rsidP="009D1974">
      <w:pPr>
        <w:spacing w:line="560" w:lineRule="exact"/>
        <w:jc w:val="left"/>
        <w:rPr>
          <w:rFonts w:ascii="仿宋_GB2312" w:eastAsia="仿宋_GB2312" w:hAnsi="仿宋_GB2312" w:cs="仿宋_GB2312"/>
          <w:b/>
          <w:bCs/>
          <w:spacing w:val="-6"/>
          <w:sz w:val="30"/>
          <w:szCs w:val="30"/>
        </w:rPr>
      </w:pPr>
      <w:r w:rsidRPr="00712F60">
        <w:rPr>
          <w:rFonts w:ascii="仿宋_GB2312" w:eastAsia="仿宋_GB2312" w:hAnsi="仿宋_GB2312" w:cs="仿宋_GB2312" w:hint="eastAsia"/>
          <w:b/>
          <w:bCs/>
          <w:spacing w:val="-6"/>
          <w:sz w:val="30"/>
          <w:szCs w:val="30"/>
        </w:rPr>
        <w:t>1、具体技术产品攻关任务</w:t>
      </w:r>
    </w:p>
    <w:p w14:paraId="03ABA988" w14:textId="202B5EA1" w:rsidR="00796E9D" w:rsidRPr="00712F60" w:rsidRDefault="00BF14AF" w:rsidP="00712F60">
      <w:pPr>
        <w:pStyle w:val="6G"/>
        <w:ind w:firstLine="518"/>
        <w:rPr>
          <w:b/>
          <w:bCs/>
        </w:rPr>
      </w:pPr>
      <w:r w:rsidRPr="00712F60">
        <w:rPr>
          <w:rFonts w:hint="eastAsia"/>
          <w:b/>
          <w:bCs/>
        </w:rPr>
        <w:t>（1）</w:t>
      </w:r>
      <w:r w:rsidR="000E2C57" w:rsidRPr="00712F60">
        <w:rPr>
          <w:rFonts w:hint="eastAsia"/>
          <w:b/>
          <w:bCs/>
        </w:rPr>
        <w:t>5</w:t>
      </w:r>
      <w:r w:rsidR="000E2C57" w:rsidRPr="00712F60">
        <w:rPr>
          <w:b/>
          <w:bCs/>
        </w:rPr>
        <w:t>G-A</w:t>
      </w:r>
      <w:r w:rsidR="000E2C57" w:rsidRPr="00712F60">
        <w:rPr>
          <w:rFonts w:hint="eastAsia"/>
          <w:b/>
          <w:bCs/>
        </w:rPr>
        <w:t>通信+</w:t>
      </w:r>
      <w:r w:rsidR="000E2C57" w:rsidRPr="00712F60">
        <w:rPr>
          <w:b/>
          <w:bCs/>
        </w:rPr>
        <w:t>AI</w:t>
      </w:r>
      <w:r w:rsidR="000E2C57" w:rsidRPr="00712F60">
        <w:rPr>
          <w:rFonts w:hint="eastAsia"/>
          <w:b/>
          <w:bCs/>
        </w:rPr>
        <w:t>双向赋能与联合优化</w:t>
      </w:r>
    </w:p>
    <w:p w14:paraId="72B3481D" w14:textId="3D0108DE" w:rsidR="00B85EE4" w:rsidRPr="000E2C57" w:rsidRDefault="000E2C57" w:rsidP="00712F60">
      <w:pPr>
        <w:pStyle w:val="6G"/>
      </w:pPr>
      <w:r w:rsidRPr="000E2C57">
        <w:rPr>
          <w:rFonts w:hint="eastAsia"/>
        </w:rPr>
        <w:t>面向下一代移动网络中通信与人工智能融合的趋势，研究5G-A通信加AI双向赋能与联合优化。在初始接入、信道状态信息处理等通信流程上研究端侧AI赋能的5G空口技术，利用NPU加速信令流程，减少空口开销，优化性能，提升终端的网络接入成功率、缩短接入时延、提高用户吞吐率、降低通信功耗；同时研究结合5G-A广域连接能力和终端的边缘计算资源，实现“端-边-云”协同AI任务分发，支持动态卸载和任务迁移，构建资源可调度、任务可迁移的分层AI运行体系，进而缓解云侧服务器压力。</w:t>
      </w:r>
    </w:p>
    <w:p w14:paraId="281649AD" w14:textId="719176E4" w:rsidR="00BF14AF" w:rsidRPr="00712F60" w:rsidRDefault="00BF14AF" w:rsidP="00712F60">
      <w:pPr>
        <w:pStyle w:val="6G"/>
        <w:ind w:firstLine="518"/>
        <w:rPr>
          <w:rFonts w:ascii="仿宋_GB2312" w:eastAsia="仿宋_GB2312" w:hAnsi="仿宋_GB2312" w:cs="仿宋_GB2312"/>
          <w:b/>
          <w:bCs/>
          <w:sz w:val="32"/>
          <w:szCs w:val="32"/>
        </w:rPr>
      </w:pPr>
      <w:r w:rsidRPr="00712F60">
        <w:rPr>
          <w:rFonts w:hint="eastAsia"/>
          <w:b/>
          <w:bCs/>
        </w:rPr>
        <w:t>（2）</w:t>
      </w:r>
      <w:r w:rsidR="00643E3B" w:rsidRPr="00712F60">
        <w:rPr>
          <w:rFonts w:hint="eastAsia"/>
          <w:b/>
          <w:bCs/>
        </w:rPr>
        <w:t>基于消防领域大模型的</w:t>
      </w:r>
      <w:r w:rsidRPr="00712F60">
        <w:rPr>
          <w:rFonts w:hint="eastAsia"/>
          <w:b/>
          <w:bCs/>
        </w:rPr>
        <w:t>端云协同</w:t>
      </w:r>
      <w:r w:rsidR="00643E3B" w:rsidRPr="00712F60">
        <w:rPr>
          <w:rFonts w:hint="eastAsia"/>
          <w:b/>
          <w:bCs/>
        </w:rPr>
        <w:t>决策</w:t>
      </w:r>
    </w:p>
    <w:p w14:paraId="0590C759" w14:textId="2DA8AD7E" w:rsidR="000E2C57" w:rsidRDefault="006C345B" w:rsidP="00712F60">
      <w:pPr>
        <w:pStyle w:val="6G"/>
      </w:pPr>
      <w:r w:rsidRPr="006C345B">
        <w:t>面向消防应急救援指挥精准态势感知与</w:t>
      </w:r>
      <w:r>
        <w:rPr>
          <w:rFonts w:hint="eastAsia"/>
        </w:rPr>
        <w:t>临机</w:t>
      </w:r>
      <w:r w:rsidRPr="006C345B">
        <w:t>快速决策的需求</w:t>
      </w:r>
      <w:r>
        <w:rPr>
          <w:rFonts w:hint="eastAsia"/>
        </w:rPr>
        <w:t>，研究基于插件化控制生成及消防知识</w:t>
      </w:r>
      <w:r w:rsidR="00670840">
        <w:rPr>
          <w:rFonts w:hint="eastAsia"/>
        </w:rPr>
        <w:t>融合</w:t>
      </w:r>
      <w:r>
        <w:rPr>
          <w:rFonts w:hint="eastAsia"/>
        </w:rPr>
        <w:t>的大模型低幻觉技术，构建</w:t>
      </w:r>
      <w:r w:rsidRPr="006C345B">
        <w:rPr>
          <w:rFonts w:hint="eastAsia"/>
        </w:rPr>
        <w:t>面向指挥场景的高实时性消防领域大模型</w:t>
      </w:r>
      <w:r w:rsidR="00670840">
        <w:rPr>
          <w:rFonts w:hint="eastAsia"/>
        </w:rPr>
        <w:t>云端底座</w:t>
      </w:r>
      <w:r>
        <w:rPr>
          <w:rFonts w:hint="eastAsia"/>
        </w:rPr>
        <w:t>；</w:t>
      </w:r>
      <w:r w:rsidR="0060192D" w:rsidRPr="0060192D">
        <w:rPr>
          <w:rFonts w:hint="eastAsia"/>
        </w:rPr>
        <w:t>结合模型裁剪、量化及异构算力映射</w:t>
      </w:r>
      <w:r w:rsidR="00670840">
        <w:rPr>
          <w:rFonts w:hint="eastAsia"/>
        </w:rPr>
        <w:t>方法，面向现场感知、风险辨识及离线规划需求，构建在</w:t>
      </w:r>
      <w:r w:rsidR="00670840" w:rsidRPr="0060192D">
        <w:rPr>
          <w:rFonts w:hint="eastAsia"/>
        </w:rPr>
        <w:t>资源受限环境下的高效运行</w:t>
      </w:r>
      <w:r w:rsidR="00670840">
        <w:rPr>
          <w:rFonts w:hint="eastAsia"/>
        </w:rPr>
        <w:t>的轻量化多模态端侧模型；</w:t>
      </w:r>
      <w:r w:rsidR="00670840" w:rsidRPr="00670840">
        <w:t>进一步</w:t>
      </w:r>
      <w:r w:rsidR="00670840" w:rsidRPr="00670840">
        <w:rPr>
          <w:rFonts w:hint="eastAsia"/>
        </w:rPr>
        <w:t>构建端云协同的多智能体决策支持</w:t>
      </w:r>
      <w:r w:rsidR="00670840">
        <w:rPr>
          <w:rFonts w:hint="eastAsia"/>
        </w:rPr>
        <w:t>引擎，</w:t>
      </w:r>
      <w:r w:rsidR="00670840" w:rsidRPr="00670840">
        <w:rPr>
          <w:rFonts w:hint="eastAsia"/>
        </w:rPr>
        <w:t>与5G-A高可靠低时延网络深度融合</w:t>
      </w:r>
      <w:r w:rsidR="00670840">
        <w:rPr>
          <w:rFonts w:hint="eastAsia"/>
        </w:rPr>
        <w:t>，</w:t>
      </w:r>
      <w:r w:rsidR="00670840" w:rsidRPr="00670840">
        <w:t>围绕任务复杂度、通信服务质量及能耗约束，</w:t>
      </w:r>
      <w:r w:rsidR="006A60E0">
        <w:rPr>
          <w:rFonts w:hint="eastAsia"/>
        </w:rPr>
        <w:t>设计</w:t>
      </w:r>
      <w:r w:rsidR="00670840" w:rsidRPr="00670840">
        <w:t>任务动态分层分解与调度</w:t>
      </w:r>
      <w:r w:rsidR="00670840">
        <w:rPr>
          <w:rFonts w:hint="eastAsia"/>
        </w:rPr>
        <w:t>方法，</w:t>
      </w:r>
      <w:r w:rsidR="006A60E0">
        <w:rPr>
          <w:rFonts w:hint="eastAsia"/>
        </w:rPr>
        <w:t>完善</w:t>
      </w:r>
      <w:r w:rsidR="00670840" w:rsidRPr="00670840">
        <w:t>多智能体间的决策通信、一致性保持及自主演化</w:t>
      </w:r>
      <w:r w:rsidR="00670840">
        <w:rPr>
          <w:rFonts w:hint="eastAsia"/>
        </w:rPr>
        <w:t>机制</w:t>
      </w:r>
      <w:r w:rsidR="006A60E0">
        <w:rPr>
          <w:rFonts w:hint="eastAsia"/>
        </w:rPr>
        <w:t>，</w:t>
      </w:r>
      <w:r w:rsidR="006A60E0" w:rsidRPr="00670840">
        <w:t>形成具有自适应、可扩展特性的智能决策框架，提升消防救援中多终端、多角色间的智能协作能</w:t>
      </w:r>
      <w:r w:rsidR="006A60E0" w:rsidRPr="00670840">
        <w:lastRenderedPageBreak/>
        <w:t>力与响应效率。</w:t>
      </w:r>
    </w:p>
    <w:p w14:paraId="4E04AA98" w14:textId="77777777" w:rsidR="000E2C57" w:rsidRPr="00712F60" w:rsidRDefault="000E2C57" w:rsidP="00712F60">
      <w:pPr>
        <w:pStyle w:val="6G"/>
        <w:ind w:firstLine="518"/>
        <w:rPr>
          <w:b/>
          <w:bCs/>
        </w:rPr>
      </w:pPr>
      <w:r w:rsidRPr="00712F60">
        <w:rPr>
          <w:rFonts w:hint="eastAsia"/>
          <w:b/>
          <w:bCs/>
        </w:rPr>
        <w:t>（</w:t>
      </w:r>
      <w:r w:rsidRPr="00712F60">
        <w:rPr>
          <w:b/>
          <w:bCs/>
        </w:rPr>
        <w:t>3</w:t>
      </w:r>
      <w:r w:rsidRPr="00712F60">
        <w:rPr>
          <w:rFonts w:hint="eastAsia"/>
          <w:b/>
          <w:bCs/>
        </w:rPr>
        <w:t>）5G-A+AI融合新终端模组研制</w:t>
      </w:r>
    </w:p>
    <w:p w14:paraId="0A636853" w14:textId="243E7032" w:rsidR="000E2C57" w:rsidRPr="000E2C57" w:rsidRDefault="000E2C57" w:rsidP="00712F60">
      <w:pPr>
        <w:pStyle w:val="6G"/>
      </w:pPr>
      <w:r w:rsidRPr="000E2C57">
        <w:rPr>
          <w:rFonts w:hint="eastAsia"/>
        </w:rPr>
        <w:t>面向5G-A网络高带宽、低时延、全域连接与智能化的技术演进趋势，聚焦研制支持“通信+</w:t>
      </w:r>
      <w:r w:rsidRPr="000E2C57">
        <w:t>AI</w:t>
      </w:r>
      <w:r w:rsidRPr="000E2C57">
        <w:rPr>
          <w:rFonts w:hint="eastAsia"/>
        </w:rPr>
        <w:t>”一体化的新型终端模组，核心突破在于构建通用化、可重构的智能载荷平台。设计面向多场景的统一硬件抽象层架构，通过模块化接口实现传感器、AI加速单元、通信射频的即插即用与资源动态调度；开发自适应AI中间件引擎，支持异构模型的轻量化部署与跨平台推理，实现多模态数据的本地化实时处理；构建开放型API服务框架，提供标准化的数据接入、协议转换与算力调用接口，使模组可灵活适配工业控制、车联网、无人机等差异化业务场景的共性需求。同时，深度融合5G-A网络切片与URLLC特性，优化端侧AI任务与网络资源的协同策略，通过动态感知链路质量与算力负载，实现AI推理流与通信数据流的联合优化调度，显著提升复杂环境下的任务可靠性。最终形成具备弹性扩展能力、软硬件解耦特性及AI原生通信架构的通用型终端模组平台，为泛在智能应用提供标准化、低成本的端侧智能载体。</w:t>
      </w:r>
    </w:p>
    <w:p w14:paraId="1BB41903" w14:textId="51DA2A90" w:rsidR="00BF14AF" w:rsidRPr="00712F60" w:rsidRDefault="00BF14AF" w:rsidP="00712F60">
      <w:pPr>
        <w:pStyle w:val="6G"/>
        <w:ind w:firstLine="518"/>
        <w:rPr>
          <w:b/>
          <w:bCs/>
        </w:rPr>
      </w:pPr>
      <w:r w:rsidRPr="00712F60">
        <w:rPr>
          <w:rFonts w:hint="eastAsia"/>
          <w:b/>
          <w:bCs/>
        </w:rPr>
        <w:t>（4）</w:t>
      </w:r>
      <w:r w:rsidR="00A76D18" w:rsidRPr="00712F60">
        <w:rPr>
          <w:rFonts w:hint="eastAsia"/>
          <w:b/>
          <w:bCs/>
        </w:rPr>
        <w:t>多域联合</w:t>
      </w:r>
      <w:r w:rsidRPr="00712F60">
        <w:rPr>
          <w:rFonts w:hint="eastAsia"/>
          <w:b/>
          <w:bCs/>
        </w:rPr>
        <w:t>一体化</w:t>
      </w:r>
      <w:r w:rsidR="00A76D18" w:rsidRPr="00712F60">
        <w:rPr>
          <w:rFonts w:hint="eastAsia"/>
          <w:b/>
          <w:bCs/>
        </w:rPr>
        <w:t>消防</w:t>
      </w:r>
      <w:r w:rsidRPr="00712F60">
        <w:rPr>
          <w:rFonts w:hint="eastAsia"/>
          <w:b/>
          <w:bCs/>
        </w:rPr>
        <w:t>指挥系统及</w:t>
      </w:r>
      <w:r w:rsidR="006A60E0" w:rsidRPr="00712F60">
        <w:rPr>
          <w:rFonts w:hint="eastAsia"/>
          <w:b/>
          <w:bCs/>
        </w:rPr>
        <w:t>典型</w:t>
      </w:r>
      <w:r w:rsidRPr="00712F60">
        <w:rPr>
          <w:rFonts w:hint="eastAsia"/>
          <w:b/>
          <w:bCs/>
        </w:rPr>
        <w:t>应用示范</w:t>
      </w:r>
    </w:p>
    <w:p w14:paraId="7D8DBFCE" w14:textId="35EF6430" w:rsidR="005550D0" w:rsidRPr="005550D0" w:rsidRDefault="005550D0" w:rsidP="00712F60">
      <w:pPr>
        <w:pStyle w:val="6G"/>
      </w:pPr>
      <w:r>
        <w:rPr>
          <w:rFonts w:hint="eastAsia"/>
        </w:rPr>
        <w:t>基于</w:t>
      </w:r>
      <w:r w:rsidR="00504D47" w:rsidRPr="00504D47">
        <w:rPr>
          <w:rFonts w:hint="eastAsia"/>
        </w:rPr>
        <w:t>新型</w:t>
      </w:r>
      <w:r w:rsidR="00504D47">
        <w:rPr>
          <w:rFonts w:hint="eastAsia"/>
        </w:rPr>
        <w:t>5G-A模组</w:t>
      </w:r>
      <w:r w:rsidR="00504D47" w:rsidRPr="00504D47">
        <w:rPr>
          <w:rFonts w:hint="eastAsia"/>
        </w:rPr>
        <w:t>终端的大规模互联通信</w:t>
      </w:r>
      <w:r w:rsidR="00504D47">
        <w:rPr>
          <w:rFonts w:hint="eastAsia"/>
        </w:rPr>
        <w:t>，</w:t>
      </w:r>
      <w:r w:rsidRPr="005550D0">
        <w:t>针对灾变隐患发现挖掘及态势精准把握的应用需求</w:t>
      </w:r>
      <w:r w:rsidRPr="005550D0">
        <w:rPr>
          <w:rFonts w:hint="eastAsia"/>
        </w:rPr>
        <w:t>，</w:t>
      </w:r>
      <w:r>
        <w:rPr>
          <w:rFonts w:hint="eastAsia"/>
        </w:rPr>
        <w:t>多源汇聚低</w:t>
      </w:r>
      <w:r w:rsidR="001A03DB" w:rsidRPr="00504D47">
        <w:rPr>
          <w:rFonts w:hint="eastAsia"/>
        </w:rPr>
        <w:t>空侦测、空间影像、卫星图传、现场指挥</w:t>
      </w:r>
      <w:r w:rsidR="001A03DB">
        <w:rPr>
          <w:rFonts w:hint="eastAsia"/>
        </w:rPr>
        <w:t>等</w:t>
      </w:r>
      <w:r>
        <w:rPr>
          <w:rFonts w:hint="eastAsia"/>
        </w:rPr>
        <w:t>异构数据</w:t>
      </w:r>
      <w:r w:rsidR="001A03DB">
        <w:rPr>
          <w:rFonts w:hint="eastAsia"/>
        </w:rPr>
        <w:t>，</w:t>
      </w:r>
      <w:r w:rsidR="001A03DB" w:rsidRPr="001A03DB">
        <w:rPr>
          <w:rFonts w:hint="eastAsia"/>
        </w:rPr>
        <w:t>构建</w:t>
      </w:r>
      <w:r w:rsidR="009260CF">
        <w:rPr>
          <w:rFonts w:hint="eastAsia"/>
        </w:rPr>
        <w:t>多维语义映射的</w:t>
      </w:r>
      <w:r>
        <w:rPr>
          <w:rFonts w:hint="eastAsia"/>
        </w:rPr>
        <w:t>时空</w:t>
      </w:r>
      <w:r w:rsidR="001A03DB" w:rsidRPr="001A03DB">
        <w:rPr>
          <w:rFonts w:hint="eastAsia"/>
        </w:rPr>
        <w:t>数字底座及</w:t>
      </w:r>
      <w:r w:rsidR="009260CF">
        <w:rPr>
          <w:rFonts w:hint="eastAsia"/>
        </w:rPr>
        <w:t>情报支撑服务</w:t>
      </w:r>
      <w:r w:rsidR="001A03DB">
        <w:rPr>
          <w:rFonts w:hint="eastAsia"/>
        </w:rPr>
        <w:t>；</w:t>
      </w:r>
      <w:r w:rsidR="000C5075">
        <w:rPr>
          <w:rFonts w:hint="eastAsia"/>
        </w:rPr>
        <w:t>进而，</w:t>
      </w:r>
      <w:r w:rsidR="009260CF">
        <w:rPr>
          <w:rFonts w:hint="eastAsia"/>
        </w:rPr>
        <w:t>基于</w:t>
      </w:r>
      <w:r w:rsidR="009260CF" w:rsidRPr="009260CF">
        <w:rPr>
          <w:rFonts w:hint="eastAsia"/>
        </w:rPr>
        <w:t>云网端协同联动为核心的多主体多层次应急</w:t>
      </w:r>
      <w:r w:rsidR="009260CF">
        <w:rPr>
          <w:rFonts w:hint="eastAsia"/>
        </w:rPr>
        <w:t>指挥</w:t>
      </w:r>
      <w:r w:rsidR="009260CF" w:rsidRPr="009260CF">
        <w:rPr>
          <w:rFonts w:hint="eastAsia"/>
        </w:rPr>
        <w:t>体系</w:t>
      </w:r>
      <w:r w:rsidR="001A03DB" w:rsidRPr="001A03DB">
        <w:rPr>
          <w:rFonts w:hint="eastAsia"/>
        </w:rPr>
        <w:t>，研制</w:t>
      </w:r>
      <w:r w:rsidR="001A03DB">
        <w:rPr>
          <w:rFonts w:hint="eastAsia"/>
        </w:rPr>
        <w:t>具备</w:t>
      </w:r>
      <w:r w:rsidR="001A03DB" w:rsidRPr="001A03DB">
        <w:rPr>
          <w:rFonts w:hint="eastAsia"/>
        </w:rPr>
        <w:t>感知融合、通信协同、决策联动、和遂行指挥能力的数字孪生</w:t>
      </w:r>
      <w:r w:rsidR="001A03DB">
        <w:rPr>
          <w:rFonts w:hint="eastAsia"/>
        </w:rPr>
        <w:t>指挥救援</w:t>
      </w:r>
      <w:r w:rsidR="001A03DB" w:rsidRPr="001A03DB">
        <w:rPr>
          <w:rFonts w:hint="eastAsia"/>
        </w:rPr>
        <w:t>平台，</w:t>
      </w:r>
      <w:r w:rsidRPr="005550D0">
        <w:t>实现“研判、标绘、指挥、调度”一张图作业</w:t>
      </w:r>
      <w:r>
        <w:rPr>
          <w:rFonts w:hint="eastAsia"/>
        </w:rPr>
        <w:t>。</w:t>
      </w:r>
      <w:r w:rsidR="009260CF">
        <w:rPr>
          <w:rFonts w:hint="eastAsia"/>
        </w:rPr>
        <w:t>最后</w:t>
      </w:r>
      <w:r w:rsidRPr="005550D0">
        <w:rPr>
          <w:rFonts w:hint="eastAsia"/>
        </w:rPr>
        <w:t>，面向地下空间、高层建筑、大型园区等典型场景</w:t>
      </w:r>
      <w:r w:rsidR="000C5075">
        <w:rPr>
          <w:rFonts w:hint="eastAsia"/>
        </w:rPr>
        <w:t>突发事件，</w:t>
      </w:r>
      <w:r w:rsidRPr="005550D0">
        <w:rPr>
          <w:rFonts w:hint="eastAsia"/>
        </w:rPr>
        <w:t>开展集成</w:t>
      </w:r>
      <w:r>
        <w:rPr>
          <w:rFonts w:hint="eastAsia"/>
        </w:rPr>
        <w:t>应用</w:t>
      </w:r>
      <w:r w:rsidRPr="005550D0">
        <w:rPr>
          <w:rFonts w:hint="eastAsia"/>
        </w:rPr>
        <w:t>示范，</w:t>
      </w:r>
      <w:r w:rsidR="009260CF" w:rsidRPr="009260CF">
        <w:rPr>
          <w:rFonts w:hint="eastAsia"/>
        </w:rPr>
        <w:t>形成资源集约、敏捷响应的</w:t>
      </w:r>
      <w:r w:rsidR="009260CF">
        <w:rPr>
          <w:rFonts w:hint="eastAsia"/>
        </w:rPr>
        <w:t>消防处置方案</w:t>
      </w:r>
      <w:r w:rsidR="009260CF" w:rsidRPr="009260CF">
        <w:rPr>
          <w:rFonts w:hint="eastAsia"/>
        </w:rPr>
        <w:t>范式</w:t>
      </w:r>
      <w:r w:rsidRPr="005550D0">
        <w:rPr>
          <w:rFonts w:hint="eastAsia"/>
        </w:rPr>
        <w:t>，为规模化部署与产业化应用奠</w:t>
      </w:r>
      <w:r w:rsidRPr="005550D0">
        <w:rPr>
          <w:rFonts w:hint="eastAsia"/>
        </w:rPr>
        <w:lastRenderedPageBreak/>
        <w:t>定基础。</w:t>
      </w:r>
    </w:p>
    <w:p w14:paraId="39A83CE5" w14:textId="77777777" w:rsidR="005550D0" w:rsidRDefault="005550D0">
      <w:pPr>
        <w:spacing w:line="560" w:lineRule="exact"/>
        <w:ind w:firstLineChars="202" w:firstLine="424"/>
        <w:jc w:val="left"/>
      </w:pPr>
    </w:p>
    <w:p w14:paraId="1E7880F9" w14:textId="65907F34" w:rsidR="00BF14AF" w:rsidRPr="00712F60" w:rsidRDefault="00BF14AF" w:rsidP="009D1974">
      <w:pPr>
        <w:spacing w:line="560" w:lineRule="exact"/>
        <w:jc w:val="left"/>
        <w:rPr>
          <w:rFonts w:ascii="仿宋_GB2312" w:eastAsia="仿宋_GB2312" w:hAnsi="仿宋_GB2312" w:cs="仿宋_GB2312"/>
          <w:b/>
          <w:bCs/>
          <w:spacing w:val="-6"/>
          <w:sz w:val="30"/>
          <w:szCs w:val="30"/>
        </w:rPr>
      </w:pPr>
      <w:r w:rsidRPr="00712F60">
        <w:rPr>
          <w:rFonts w:ascii="仿宋_GB2312" w:eastAsia="仿宋_GB2312" w:hAnsi="仿宋_GB2312" w:cs="仿宋_GB2312" w:hint="eastAsia"/>
          <w:b/>
          <w:bCs/>
          <w:spacing w:val="-6"/>
          <w:sz w:val="30"/>
          <w:szCs w:val="30"/>
        </w:rPr>
        <w:t>2、项目创新点</w:t>
      </w:r>
    </w:p>
    <w:p w14:paraId="2F21BCA4" w14:textId="66E24400" w:rsidR="000E2C57" w:rsidRPr="00712F60" w:rsidRDefault="000E2C57" w:rsidP="00712F60">
      <w:pPr>
        <w:pStyle w:val="6G"/>
        <w:ind w:firstLine="518"/>
        <w:rPr>
          <w:b/>
          <w:bCs/>
        </w:rPr>
      </w:pPr>
      <w:r w:rsidRPr="00712F60">
        <w:rPr>
          <w:b/>
          <w:bCs/>
        </w:rPr>
        <w:t>创新点1：理论创新</w:t>
      </w:r>
    </w:p>
    <w:p w14:paraId="780EFE32" w14:textId="42B4ED36" w:rsidR="000E2C57" w:rsidRPr="00712F60" w:rsidRDefault="0009218A" w:rsidP="00712F60">
      <w:pPr>
        <w:pStyle w:val="6G"/>
      </w:pPr>
      <w:r w:rsidRPr="0009218A">
        <w:rPr>
          <w:rFonts w:hint="eastAsia"/>
        </w:rPr>
        <w:t>本项目首次面向5G-A高可靠低时延网络与域专用大模型深度耦合的消防应急场景，提出“通信-算力”</w:t>
      </w:r>
      <w:r>
        <w:rPr>
          <w:rFonts w:hint="eastAsia"/>
        </w:rPr>
        <w:t>协同</w:t>
      </w:r>
      <w:r w:rsidRPr="0009218A">
        <w:rPr>
          <w:rFonts w:hint="eastAsia"/>
        </w:rPr>
        <w:t>理论框架。围绕</w:t>
      </w:r>
      <w:r>
        <w:rPr>
          <w:rFonts w:hint="eastAsia"/>
        </w:rPr>
        <w:t>现</w:t>
      </w:r>
      <w:r w:rsidRPr="0009218A">
        <w:rPr>
          <w:rFonts w:hint="eastAsia"/>
        </w:rPr>
        <w:t>场动态风险、链路随机衰落与端侧算力波动</w:t>
      </w:r>
      <w:r>
        <w:rPr>
          <w:rFonts w:hint="eastAsia"/>
        </w:rPr>
        <w:t>多种</w:t>
      </w:r>
      <w:r w:rsidRPr="0009218A">
        <w:rPr>
          <w:rFonts w:hint="eastAsia"/>
        </w:rPr>
        <w:t>不确定性，建立URLLC-AI联合资源分配模型，给出在总无线资源守恒与能耗约束下的大模型推理最优卸载与链路共生条件；同时提出领域知识</w:t>
      </w:r>
      <w:r w:rsidR="00CB5716">
        <w:rPr>
          <w:rFonts w:hint="eastAsia"/>
        </w:rPr>
        <w:t>融合</w:t>
      </w:r>
      <w:r w:rsidRPr="0009218A">
        <w:rPr>
          <w:rFonts w:hint="eastAsia"/>
        </w:rPr>
        <w:t>的低幻觉消防大模型，填补了应急行业缺乏可量化幻觉安全边界的空白，为后续AI-</w:t>
      </w:r>
      <w:r w:rsidR="00CB5716">
        <w:rPr>
          <w:rFonts w:hint="eastAsia"/>
        </w:rPr>
        <w:t>5</w:t>
      </w:r>
      <w:r w:rsidRPr="0009218A">
        <w:rPr>
          <w:rFonts w:hint="eastAsia"/>
        </w:rPr>
        <w:t>G-A终端设计提供理论依据</w:t>
      </w:r>
      <w:r w:rsidR="000E2C57" w:rsidRPr="00712F60">
        <w:rPr>
          <w:rFonts w:hint="eastAsia"/>
        </w:rPr>
        <w:t>。</w:t>
      </w:r>
    </w:p>
    <w:p w14:paraId="3C4EAA82" w14:textId="11579170" w:rsidR="000E2C57" w:rsidRPr="00712F60" w:rsidRDefault="000E2C57" w:rsidP="00712F60">
      <w:pPr>
        <w:pStyle w:val="6G"/>
        <w:ind w:firstLine="518"/>
        <w:rPr>
          <w:b/>
          <w:bCs/>
        </w:rPr>
      </w:pPr>
      <w:r w:rsidRPr="00712F60">
        <w:rPr>
          <w:b/>
          <w:bCs/>
        </w:rPr>
        <w:t>创新点2：</w:t>
      </w:r>
      <w:r w:rsidRPr="00712F60">
        <w:rPr>
          <w:rFonts w:hint="eastAsia"/>
          <w:b/>
          <w:bCs/>
        </w:rPr>
        <w:t>技术</w:t>
      </w:r>
      <w:r w:rsidRPr="00712F60">
        <w:rPr>
          <w:b/>
          <w:bCs/>
        </w:rPr>
        <w:t>创新</w:t>
      </w:r>
    </w:p>
    <w:p w14:paraId="552F8F78" w14:textId="27F17576" w:rsidR="000E2C57" w:rsidRPr="00712F60" w:rsidRDefault="004144F3" w:rsidP="00712F60">
      <w:pPr>
        <w:pStyle w:val="6G"/>
      </w:pPr>
      <w:r>
        <w:t>本项目聚焦“通信+AI”一体化终端的整体架构与关键技术链整合创新</w:t>
      </w:r>
      <w:r w:rsidR="006F3CCA">
        <w:rPr>
          <w:rFonts w:hint="eastAsia"/>
        </w:rPr>
        <w:t>。</w:t>
      </w:r>
      <w:r>
        <w:t>依托5G-A新空口，在终端侧引入神经加速驱动的智能接入与信令优化机制，实现毫秒级</w:t>
      </w:r>
      <w:del w:id="3" w:author="凯" w:date="2025-07-11T11:43:00Z">
        <w:r w:rsidDel="00763CD0">
          <w:rPr>
            <w:rFonts w:hint="eastAsia"/>
          </w:rPr>
          <w:delText>入网</w:delText>
        </w:r>
      </w:del>
      <w:ins w:id="4" w:author="凯" w:date="2025-07-11T11:43:00Z">
        <w:r w:rsidR="00763CD0">
          <w:rPr>
            <w:rFonts w:hint="eastAsia"/>
          </w:rPr>
          <w:t>空口时延</w:t>
        </w:r>
      </w:ins>
      <w:r>
        <w:t>与高可靠链路维持；构建感知链路状态</w:t>
      </w:r>
      <w:proofErr w:type="gramStart"/>
      <w:r>
        <w:t>与算力</w:t>
      </w:r>
      <w:proofErr w:type="gramEnd"/>
      <w:r>
        <w:t>负载的自适应任务编排器，保障实时性与能效；将多模态模型压缩至终端可承载规模，并在</w:t>
      </w:r>
      <w:r>
        <w:rPr>
          <w:rFonts w:hint="eastAsia"/>
        </w:rPr>
        <w:t>终端</w:t>
      </w:r>
      <w:r>
        <w:t>平台上完成图像、语音、点云等数据处理；形成通信、</w:t>
      </w:r>
      <w:proofErr w:type="gramStart"/>
      <w:r>
        <w:t>算力与</w:t>
      </w:r>
      <w:proofErr w:type="gramEnd"/>
      <w:r>
        <w:rPr>
          <w:rFonts w:hint="eastAsia"/>
        </w:rPr>
        <w:t>可靠</w:t>
      </w:r>
      <w:r>
        <w:t>度一体化的</w:t>
      </w:r>
      <w:r w:rsidR="006F3CCA">
        <w:rPr>
          <w:rFonts w:hint="eastAsia"/>
        </w:rPr>
        <w:t>新型</w:t>
      </w:r>
      <w:r>
        <w:t>终端，使多智能体协</w:t>
      </w:r>
      <w:proofErr w:type="gramStart"/>
      <w:r>
        <w:t>同控制与现场级</w:t>
      </w:r>
      <w:proofErr w:type="gramEnd"/>
      <w:r>
        <w:t>智能决策成为常态能力</w:t>
      </w:r>
      <w:r w:rsidR="000E2C57" w:rsidRPr="00712F60">
        <w:t>。</w:t>
      </w:r>
    </w:p>
    <w:p w14:paraId="30F00948" w14:textId="67733C91" w:rsidR="000E2C57" w:rsidRPr="00712F60" w:rsidRDefault="000E2C57" w:rsidP="00712F60">
      <w:pPr>
        <w:pStyle w:val="6G"/>
        <w:ind w:firstLine="518"/>
        <w:rPr>
          <w:b/>
          <w:bCs/>
        </w:rPr>
      </w:pPr>
      <w:r w:rsidRPr="00712F60">
        <w:rPr>
          <w:b/>
          <w:bCs/>
        </w:rPr>
        <w:t>创新点3：应用创新</w:t>
      </w:r>
    </w:p>
    <w:p w14:paraId="1CE11465" w14:textId="766676E5" w:rsidR="006F3CCA" w:rsidRPr="006F3CCA" w:rsidRDefault="006F3CCA" w:rsidP="006F3CCA">
      <w:pPr>
        <w:pStyle w:val="6G"/>
      </w:pPr>
      <w:r w:rsidRPr="006F3CCA">
        <w:rPr>
          <w:rFonts w:hint="eastAsia"/>
        </w:rPr>
        <w:t>依托牵头单位在上海及多地消防数字化试点的深厚基础，并获得上海市消防救援总队与浦东新区消防救援支队的场景支撑，本项目将打造多域联合一体化指挥平台原型，开展贯穿“空—地—端”的多场景实战示范。平台以5G-A高可靠低时延通信为数据动脉，协同垂域大模型的智能解析与决策、数字孪生态势映射，以及低空经济无人体系（无人机、指挥车、机器</w:t>
      </w:r>
      <w:r w:rsidRPr="006F3CCA">
        <w:rPr>
          <w:rFonts w:hint="eastAsia"/>
        </w:rPr>
        <w:lastRenderedPageBreak/>
        <w:t>狗）的动态感知网络，</w:t>
      </w:r>
      <w:r w:rsidRPr="006F3CCA">
        <w:t>形成可复制、可推广的数字消防新范式</w:t>
      </w:r>
      <w:r w:rsidRPr="006F3CCA">
        <w:rPr>
          <w:rFonts w:hint="eastAsia"/>
        </w:rPr>
        <w:t>。</w:t>
      </w:r>
    </w:p>
    <w:p w14:paraId="4BED195E" w14:textId="698B379B" w:rsidR="00BF14AF" w:rsidRPr="00712F60" w:rsidRDefault="00E840FD" w:rsidP="006F3CCA">
      <w:pPr>
        <w:spacing w:line="560" w:lineRule="exact"/>
        <w:jc w:val="left"/>
        <w:rPr>
          <w:rFonts w:ascii="仿宋_GB2312" w:eastAsia="仿宋_GB2312" w:hAnsi="仿宋_GB2312" w:cs="仿宋_GB2312"/>
          <w:b/>
          <w:bCs/>
          <w:spacing w:val="-6"/>
          <w:sz w:val="30"/>
          <w:szCs w:val="30"/>
        </w:rPr>
      </w:pPr>
      <w:r w:rsidRPr="00712F60">
        <w:rPr>
          <w:rFonts w:ascii="仿宋_GB2312" w:eastAsia="仿宋_GB2312" w:hAnsi="仿宋_GB2312" w:cs="仿宋_GB2312" w:hint="eastAsia"/>
          <w:b/>
          <w:bCs/>
          <w:spacing w:val="-6"/>
          <w:sz w:val="30"/>
          <w:szCs w:val="30"/>
        </w:rPr>
        <w:t>3、拟解决的关键技术难题</w:t>
      </w:r>
    </w:p>
    <w:p w14:paraId="51CC0668" w14:textId="6BEA5F2B" w:rsidR="00E840FD" w:rsidRPr="00305239" w:rsidRDefault="00E840FD" w:rsidP="00712F60">
      <w:pPr>
        <w:pStyle w:val="6G"/>
      </w:pPr>
      <w:r w:rsidRPr="00305239">
        <w:rPr>
          <w:rFonts w:hint="eastAsia"/>
        </w:rPr>
        <w:t>（1）</w:t>
      </w:r>
      <w:r w:rsidR="000E2C57" w:rsidRPr="000E2C57">
        <w:rPr>
          <w:rFonts w:hint="eastAsia"/>
        </w:rPr>
        <w:t>端侧通信与人工智能的共生与互惠；</w:t>
      </w:r>
    </w:p>
    <w:p w14:paraId="59448EC6" w14:textId="39026181" w:rsidR="00E840FD" w:rsidRPr="00305239" w:rsidRDefault="00E840FD" w:rsidP="00712F60">
      <w:pPr>
        <w:pStyle w:val="6G"/>
      </w:pPr>
      <w:r w:rsidRPr="00305239">
        <w:rPr>
          <w:rFonts w:hint="eastAsia"/>
        </w:rPr>
        <w:t>（2）</w:t>
      </w:r>
      <w:r w:rsidR="00FC69BF">
        <w:rPr>
          <w:rFonts w:hint="eastAsia"/>
        </w:rPr>
        <w:t>算力</w:t>
      </w:r>
      <w:r w:rsidR="00305239" w:rsidRPr="00305239">
        <w:rPr>
          <w:rFonts w:hint="eastAsia"/>
        </w:rPr>
        <w:t>资源</w:t>
      </w:r>
      <w:r w:rsidR="00FC69BF">
        <w:rPr>
          <w:rFonts w:hint="eastAsia"/>
        </w:rPr>
        <w:t>受限及环境</w:t>
      </w:r>
      <w:r w:rsidR="00305239">
        <w:rPr>
          <w:rFonts w:hint="eastAsia"/>
        </w:rPr>
        <w:t>波动</w:t>
      </w:r>
      <w:r w:rsidR="00305239" w:rsidRPr="00305239">
        <w:rPr>
          <w:rFonts w:hint="eastAsia"/>
        </w:rPr>
        <w:t>条件下端云决策任务分解与调度</w:t>
      </w:r>
      <w:r w:rsidR="00FC69BF">
        <w:rPr>
          <w:rFonts w:hint="eastAsia"/>
        </w:rPr>
        <w:t>；</w:t>
      </w:r>
    </w:p>
    <w:p w14:paraId="289AB96E" w14:textId="6B64F641" w:rsidR="00E840FD" w:rsidRPr="00305239" w:rsidRDefault="00E840FD" w:rsidP="00712F60">
      <w:pPr>
        <w:pStyle w:val="6G"/>
      </w:pPr>
      <w:r w:rsidRPr="00305239">
        <w:rPr>
          <w:rFonts w:hint="eastAsia"/>
        </w:rPr>
        <w:t>（3）</w:t>
      </w:r>
      <w:r w:rsidR="000E2C57" w:rsidRPr="000E2C57">
        <w:rPr>
          <w:rFonts w:hint="eastAsia"/>
        </w:rPr>
        <w:t>差异化</w:t>
      </w:r>
      <w:r w:rsidR="000E2C57" w:rsidRPr="000E2C57">
        <w:t>场景下</w:t>
      </w:r>
      <w:r w:rsidR="000E2C57" w:rsidRPr="000E2C57">
        <w:rPr>
          <w:rFonts w:hint="eastAsia"/>
        </w:rPr>
        <w:t>通用化、可重构、开放式的智能终端载体构建；</w:t>
      </w:r>
    </w:p>
    <w:p w14:paraId="451B58C7" w14:textId="4F3C14F8" w:rsidR="00E840FD" w:rsidRPr="00305239" w:rsidRDefault="00E840FD" w:rsidP="00712F60">
      <w:pPr>
        <w:pStyle w:val="6G"/>
      </w:pPr>
      <w:r w:rsidRPr="00305239">
        <w:rPr>
          <w:rFonts w:hint="eastAsia"/>
        </w:rPr>
        <w:t>（4）</w:t>
      </w:r>
      <w:r w:rsidR="00305239" w:rsidRPr="00305239">
        <w:rPr>
          <w:rFonts w:hint="eastAsia"/>
        </w:rPr>
        <w:t>数据</w:t>
      </w:r>
      <w:r w:rsidR="00265213" w:rsidRPr="00305239">
        <w:rPr>
          <w:rFonts w:hint="eastAsia"/>
        </w:rPr>
        <w:t>链与预案链</w:t>
      </w:r>
      <w:r w:rsidR="00305239" w:rsidRPr="00305239">
        <w:rPr>
          <w:rFonts w:hint="eastAsia"/>
        </w:rPr>
        <w:t>联合</w:t>
      </w:r>
      <w:r w:rsidR="00265213" w:rsidRPr="00305239">
        <w:rPr>
          <w:rFonts w:hint="eastAsia"/>
        </w:rPr>
        <w:t>驱动</w:t>
      </w:r>
      <w:r w:rsidR="008D30C3" w:rsidRPr="00305239">
        <w:rPr>
          <w:rFonts w:hint="eastAsia"/>
        </w:rPr>
        <w:t>的</w:t>
      </w:r>
      <w:r w:rsidR="00265213" w:rsidRPr="00305239">
        <w:rPr>
          <w:rFonts w:hint="eastAsia"/>
        </w:rPr>
        <w:t>多终端、多系统协同集成方法</w:t>
      </w:r>
      <w:r w:rsidR="00FC69BF">
        <w:rPr>
          <w:rFonts w:hint="eastAsia"/>
        </w:rPr>
        <w:t>。</w:t>
      </w:r>
    </w:p>
    <w:p w14:paraId="48F1335A" w14:textId="77777777" w:rsidR="008D30C3" w:rsidRDefault="008D30C3">
      <w:pPr>
        <w:spacing w:line="560" w:lineRule="exact"/>
        <w:ind w:firstLineChars="202" w:firstLine="622"/>
        <w:jc w:val="left"/>
        <w:rPr>
          <w:rFonts w:ascii="仿宋_GB2312" w:eastAsia="仿宋_GB2312" w:hAnsi="仿宋_GB2312" w:cs="仿宋_GB2312"/>
          <w:spacing w:val="-6"/>
          <w:sz w:val="32"/>
          <w:szCs w:val="32"/>
        </w:rPr>
      </w:pPr>
    </w:p>
    <w:p w14:paraId="70B1F423" w14:textId="77777777" w:rsidR="00796E9D" w:rsidRDefault="00565CB9">
      <w:pPr>
        <w:pStyle w:val="2"/>
        <w:keepNext/>
        <w:keepLines/>
        <w:spacing w:beforeAutospacing="0" w:afterAutospacing="0" w:line="560" w:lineRule="exact"/>
        <w:ind w:firstLineChars="200" w:firstLine="618"/>
        <w:rPr>
          <w:rFonts w:ascii="仿宋_GB2312" w:eastAsia="仿宋_GB2312" w:hAnsi="仿宋_GB2312" w:cs="仿宋_GB2312" w:hint="default"/>
          <w:bCs w:val="0"/>
          <w:spacing w:val="-6"/>
          <w:kern w:val="2"/>
          <w:sz w:val="32"/>
          <w:szCs w:val="32"/>
        </w:rPr>
      </w:pPr>
      <w:r>
        <w:rPr>
          <w:rFonts w:ascii="仿宋_GB2312" w:eastAsia="仿宋_GB2312" w:hAnsi="仿宋_GB2312" w:cs="仿宋_GB2312"/>
          <w:bCs w:val="0"/>
          <w:spacing w:val="-6"/>
          <w:kern w:val="2"/>
          <w:sz w:val="32"/>
          <w:szCs w:val="32"/>
        </w:rPr>
        <w:t>（三）项目及产品技术指标</w:t>
      </w:r>
    </w:p>
    <w:p w14:paraId="3C41342A" w14:textId="4173317A" w:rsidR="00796E9D" w:rsidRDefault="00565CB9">
      <w:pPr>
        <w:spacing w:line="560" w:lineRule="exact"/>
        <w:ind w:firstLineChars="202" w:firstLine="622"/>
        <w:jc w:val="left"/>
        <w:rPr>
          <w:rFonts w:ascii="仿宋_GB2312" w:eastAsia="仿宋_GB2312" w:hAnsi="仿宋_GB2312" w:cs="仿宋_GB2312"/>
          <w:spacing w:val="-6"/>
          <w:sz w:val="32"/>
          <w:szCs w:val="32"/>
        </w:rPr>
      </w:pPr>
      <w:r>
        <w:rPr>
          <w:rFonts w:ascii="仿宋_GB2312" w:eastAsia="仿宋_GB2312" w:hAnsi="仿宋_GB2312" w:cs="仿宋_GB2312" w:hint="eastAsia"/>
          <w:spacing w:val="-6"/>
          <w:sz w:val="32"/>
          <w:szCs w:val="32"/>
        </w:rPr>
        <w:t>（明确提出</w:t>
      </w:r>
      <w:r>
        <w:rPr>
          <w:rFonts w:ascii="仿宋_GB2312" w:eastAsia="仿宋_GB2312" w:hAnsi="仿宋_GB2312" w:cs="仿宋_GB2312" w:hint="eastAsia"/>
          <w:spacing w:val="-6"/>
          <w:sz w:val="32"/>
          <w:szCs w:val="32"/>
        </w:rPr>
        <w:t>2</w:t>
      </w:r>
      <w:r>
        <w:rPr>
          <w:rFonts w:ascii="仿宋_GB2312" w:eastAsia="仿宋_GB2312" w:hAnsi="仿宋_GB2312" w:cs="仿宋_GB2312" w:hint="eastAsia"/>
          <w:spacing w:val="-6"/>
          <w:sz w:val="32"/>
          <w:szCs w:val="32"/>
        </w:rPr>
        <w:t>年的预期目标及指标，按</w:t>
      </w:r>
      <w:r w:rsidR="00C51862">
        <w:rPr>
          <w:rFonts w:ascii="仿宋_GB2312" w:eastAsia="仿宋_GB2312" w:hAnsi="仿宋_GB2312" w:cs="仿宋_GB2312" w:hint="eastAsia"/>
          <w:spacing w:val="-6"/>
          <w:sz w:val="32"/>
          <w:szCs w:val="32"/>
        </w:rPr>
        <w:t>每6个月</w:t>
      </w:r>
      <w:r>
        <w:rPr>
          <w:rFonts w:ascii="仿宋_GB2312" w:eastAsia="仿宋_GB2312" w:hAnsi="仿宋_GB2312" w:cs="仿宋_GB2312" w:hint="eastAsia"/>
          <w:spacing w:val="-6"/>
          <w:sz w:val="32"/>
          <w:szCs w:val="32"/>
        </w:rPr>
        <w:t>填写主要研究进度安排</w:t>
      </w:r>
      <w:r w:rsidR="00C51862">
        <w:rPr>
          <w:rFonts w:ascii="仿宋_GB2312" w:eastAsia="仿宋_GB2312" w:hAnsi="仿宋_GB2312" w:cs="仿宋_GB2312" w:hint="eastAsia"/>
          <w:spacing w:val="-6"/>
          <w:sz w:val="32"/>
          <w:szCs w:val="32"/>
        </w:rPr>
        <w:t>计划及</w:t>
      </w:r>
      <w:r>
        <w:rPr>
          <w:rFonts w:ascii="仿宋_GB2312" w:eastAsia="仿宋_GB2312" w:hAnsi="仿宋_GB2312" w:cs="仿宋_GB2312" w:hint="eastAsia"/>
          <w:spacing w:val="-6"/>
          <w:sz w:val="32"/>
          <w:szCs w:val="32"/>
        </w:rPr>
        <w:t>里程碑节点目标指标。）</w:t>
      </w:r>
    </w:p>
    <w:p w14:paraId="2608E65F" w14:textId="01799EAE" w:rsidR="00796E9D" w:rsidRPr="00712F60" w:rsidRDefault="00BF14AF" w:rsidP="00712F60">
      <w:pPr>
        <w:spacing w:line="560" w:lineRule="exact"/>
        <w:ind w:leftChars="-17" w:left="-36"/>
        <w:jc w:val="left"/>
        <w:rPr>
          <w:rFonts w:ascii="仿宋_GB2312" w:eastAsia="仿宋_GB2312" w:hAnsi="仿宋_GB2312" w:cs="仿宋_GB2312"/>
          <w:b/>
          <w:bCs/>
          <w:sz w:val="30"/>
          <w:szCs w:val="30"/>
        </w:rPr>
      </w:pPr>
      <w:r w:rsidRPr="00712F60">
        <w:rPr>
          <w:rFonts w:ascii="仿宋_GB2312" w:eastAsia="仿宋_GB2312" w:hAnsi="仿宋_GB2312" w:cs="仿宋_GB2312" w:hint="eastAsia"/>
          <w:b/>
          <w:bCs/>
          <w:sz w:val="30"/>
          <w:szCs w:val="30"/>
        </w:rPr>
        <w:t>1、</w:t>
      </w:r>
      <w:r w:rsidR="00E840FD" w:rsidRPr="00712F60">
        <w:rPr>
          <w:rFonts w:ascii="仿宋_GB2312" w:eastAsia="仿宋_GB2312" w:hAnsi="仿宋_GB2312" w:cs="仿宋_GB2312" w:hint="eastAsia"/>
          <w:b/>
          <w:bCs/>
          <w:sz w:val="30"/>
          <w:szCs w:val="30"/>
        </w:rPr>
        <w:t>技术</w:t>
      </w:r>
      <w:r w:rsidRPr="00712F60">
        <w:rPr>
          <w:rFonts w:ascii="仿宋_GB2312" w:eastAsia="仿宋_GB2312" w:hAnsi="仿宋_GB2312" w:cs="仿宋_GB2312" w:hint="eastAsia"/>
          <w:b/>
          <w:bCs/>
          <w:sz w:val="30"/>
          <w:szCs w:val="30"/>
        </w:rPr>
        <w:t>指标</w:t>
      </w:r>
    </w:p>
    <w:p w14:paraId="23F70EE2" w14:textId="0079B479" w:rsidR="00FD5AB2" w:rsidRDefault="00A473BD" w:rsidP="00712F60">
      <w:pPr>
        <w:pStyle w:val="6G"/>
      </w:pPr>
      <w:r w:rsidRPr="00A03762">
        <w:rPr>
          <w:rFonts w:hint="eastAsia"/>
        </w:rPr>
        <w:t>构建≥300亿参数的多模态消防垂</w:t>
      </w:r>
      <w:r w:rsidR="007E1684">
        <w:rPr>
          <w:rFonts w:hint="eastAsia"/>
        </w:rPr>
        <w:t>域</w:t>
      </w:r>
      <w:r w:rsidRPr="00A03762">
        <w:rPr>
          <w:rFonts w:hint="eastAsia"/>
        </w:rPr>
        <w:t>大模型底座，对接历史灾害案例、灾害调查报告、应急预案、法律法规、标准规范等≥10类行业知识，</w:t>
      </w:r>
      <w:r w:rsidR="0050719A" w:rsidRPr="00A03762">
        <w:rPr>
          <w:rFonts w:hint="eastAsia"/>
        </w:rPr>
        <w:t>大模型决策推荐准确率≥85%；</w:t>
      </w:r>
      <w:r w:rsidR="0050719A" w:rsidRPr="00A03762">
        <w:t>端侧模型</w:t>
      </w:r>
      <w:r w:rsidR="0050719A" w:rsidRPr="00A03762">
        <w:rPr>
          <w:rFonts w:hint="eastAsia"/>
        </w:rPr>
        <w:t>支持文本、图像</w:t>
      </w:r>
      <w:r w:rsidR="006E7CCF" w:rsidRPr="00A03762">
        <w:rPr>
          <w:rFonts w:hint="eastAsia"/>
        </w:rPr>
        <w:t>、语音</w:t>
      </w:r>
      <w:r w:rsidR="0050719A" w:rsidRPr="00A03762">
        <w:rPr>
          <w:rFonts w:hint="eastAsia"/>
        </w:rPr>
        <w:t>等不少于</w:t>
      </w:r>
      <w:r w:rsidR="006E7CCF" w:rsidRPr="00A03762">
        <w:rPr>
          <w:rFonts w:hint="eastAsia"/>
        </w:rPr>
        <w:t>3种</w:t>
      </w:r>
      <w:r w:rsidR="0050719A" w:rsidRPr="00A03762">
        <w:rPr>
          <w:rFonts w:hint="eastAsia"/>
        </w:rPr>
        <w:t>数据</w:t>
      </w:r>
      <w:r w:rsidR="007E1684">
        <w:rPr>
          <w:rFonts w:hint="eastAsia"/>
        </w:rPr>
        <w:t>模态</w:t>
      </w:r>
      <w:r w:rsidR="0050719A" w:rsidRPr="00A03762">
        <w:rPr>
          <w:rFonts w:hint="eastAsia"/>
        </w:rPr>
        <w:t>，</w:t>
      </w:r>
      <w:r w:rsidR="00EE61D1" w:rsidRPr="00A03762">
        <w:rPr>
          <w:rFonts w:hint="eastAsia"/>
        </w:rPr>
        <w:t>风险源辨识精度≥90%，支持思维链推理及路径规划</w:t>
      </w:r>
      <w:r w:rsidR="006E7CCF" w:rsidRPr="00A03762">
        <w:rPr>
          <w:rFonts w:hint="eastAsia"/>
        </w:rPr>
        <w:t>，推理速度不小于10Tokens/s</w:t>
      </w:r>
      <w:r w:rsidR="00EE61D1" w:rsidRPr="00A03762">
        <w:rPr>
          <w:rFonts w:hint="eastAsia"/>
        </w:rPr>
        <w:t>；</w:t>
      </w:r>
      <w:r w:rsidR="00AA1ED9" w:rsidRPr="00A03762">
        <w:rPr>
          <w:rFonts w:hint="eastAsia"/>
        </w:rPr>
        <w:t>端云协同决策情</w:t>
      </w:r>
      <w:r w:rsidR="007E1684">
        <w:rPr>
          <w:rFonts w:hint="eastAsia"/>
        </w:rPr>
        <w:t>景</w:t>
      </w:r>
      <w:r w:rsidR="00AA1ED9" w:rsidRPr="00A03762">
        <w:rPr>
          <w:rFonts w:hint="eastAsia"/>
        </w:rPr>
        <w:t>下卸载命中率≥85%，SLA违约率≤10%。</w:t>
      </w:r>
    </w:p>
    <w:p w14:paraId="23E43C22" w14:textId="67628210" w:rsidR="007E1684" w:rsidRPr="000E2C57" w:rsidRDefault="007E1684" w:rsidP="00712F60">
      <w:pPr>
        <w:pStyle w:val="6G"/>
        <w:rPr>
          <w:color w:val="0432FF"/>
        </w:rPr>
      </w:pPr>
      <w:r>
        <w:rPr>
          <w:rFonts w:hint="eastAsia"/>
          <w:color w:val="0432FF"/>
        </w:rPr>
        <w:t>研制面向消防救援的新型</w:t>
      </w:r>
      <w:r w:rsidRPr="000E2C57">
        <w:rPr>
          <w:rFonts w:hint="eastAsia"/>
          <w:color w:val="0432FF"/>
        </w:rPr>
        <w:t>5</w:t>
      </w:r>
      <w:r w:rsidRPr="000E2C57">
        <w:rPr>
          <w:color w:val="0432FF"/>
        </w:rPr>
        <w:t>G</w:t>
      </w:r>
      <w:r>
        <w:rPr>
          <w:rFonts w:hint="eastAsia"/>
          <w:color w:val="0432FF"/>
        </w:rPr>
        <w:t>-A</w:t>
      </w:r>
      <w:ins w:id="5" w:author="凯" w:date="2025-07-11T11:44:00Z">
        <w:r w:rsidR="00763CD0">
          <w:rPr>
            <w:rFonts w:hint="eastAsia"/>
            <w:color w:val="0432FF"/>
          </w:rPr>
          <w:t>智能新</w:t>
        </w:r>
      </w:ins>
      <w:r w:rsidRPr="000E2C57">
        <w:rPr>
          <w:rFonts w:hint="eastAsia"/>
          <w:color w:val="0432FF"/>
        </w:rPr>
        <w:t>终端</w:t>
      </w:r>
      <w:r>
        <w:rPr>
          <w:rFonts w:hint="eastAsia"/>
          <w:color w:val="0432FF"/>
        </w:rPr>
        <w:t>，</w:t>
      </w:r>
      <w:r w:rsidRPr="000E2C57">
        <w:rPr>
          <w:rFonts w:hint="eastAsia"/>
          <w:color w:val="0432FF"/>
        </w:rPr>
        <w:t>相比5</w:t>
      </w:r>
      <w:r w:rsidRPr="000E2C57">
        <w:rPr>
          <w:color w:val="0432FF"/>
        </w:rPr>
        <w:t>G</w:t>
      </w:r>
      <w:r w:rsidRPr="000E2C57">
        <w:rPr>
          <w:rFonts w:hint="eastAsia"/>
          <w:color w:val="0432FF"/>
        </w:rPr>
        <w:t>终端，用户吞吐率提升不少于2</w:t>
      </w:r>
      <w:r w:rsidRPr="000E2C57">
        <w:rPr>
          <w:color w:val="0432FF"/>
        </w:rPr>
        <w:t>5%</w:t>
      </w:r>
      <w:r w:rsidRPr="000E2C57">
        <w:rPr>
          <w:rFonts w:hint="eastAsia"/>
          <w:color w:val="0432FF"/>
        </w:rPr>
        <w:t>；</w:t>
      </w:r>
      <w:proofErr w:type="gramStart"/>
      <w:r w:rsidRPr="000E2C57">
        <w:rPr>
          <w:rFonts w:hint="eastAsia"/>
          <w:color w:val="0432FF"/>
        </w:rPr>
        <w:t>终端算力不</w:t>
      </w:r>
      <w:proofErr w:type="gramEnd"/>
      <w:r w:rsidRPr="000E2C57">
        <w:rPr>
          <w:rFonts w:hint="eastAsia"/>
          <w:color w:val="0432FF"/>
        </w:rPr>
        <w:t>小于4</w:t>
      </w:r>
      <w:r w:rsidRPr="000E2C57">
        <w:rPr>
          <w:color w:val="0432FF"/>
        </w:rPr>
        <w:t>TOPS</w:t>
      </w:r>
      <w:r>
        <w:rPr>
          <w:rFonts w:hint="eastAsia"/>
          <w:color w:val="0432FF"/>
        </w:rPr>
        <w:t>；</w:t>
      </w:r>
      <w:r w:rsidRPr="000E2C57">
        <w:rPr>
          <w:rFonts w:hint="eastAsia"/>
          <w:color w:val="0432FF"/>
        </w:rPr>
        <w:t>端到端延迟不高于20ms；防应急救援</w:t>
      </w:r>
      <w:r w:rsidRPr="000E2C57">
        <w:rPr>
          <w:color w:val="0432FF"/>
        </w:rPr>
        <w:t>环境下</w:t>
      </w:r>
      <w:r w:rsidRPr="000E2C57">
        <w:rPr>
          <w:rFonts w:hint="eastAsia"/>
          <w:color w:val="0432FF"/>
        </w:rPr>
        <w:t>无线传输可靠性达到</w:t>
      </w:r>
      <w:r w:rsidRPr="000E2C57">
        <w:rPr>
          <w:color w:val="0432FF"/>
        </w:rPr>
        <w:t>99.999%；</w:t>
      </w:r>
    </w:p>
    <w:p w14:paraId="74046810" w14:textId="36631B18" w:rsidR="00AA1ED9" w:rsidRPr="00A03762" w:rsidRDefault="008A6807" w:rsidP="00712F60">
      <w:pPr>
        <w:pStyle w:val="6G"/>
      </w:pPr>
      <w:r w:rsidRPr="00A03762">
        <w:rPr>
          <w:rFonts w:hint="eastAsia"/>
        </w:rPr>
        <w:t>研制消防指挥一体化系统，支持≥10类数据源汇聚融合，支持≥</w:t>
      </w:r>
      <w:r w:rsidR="00A03762" w:rsidRPr="00A03762">
        <w:rPr>
          <w:rFonts w:hint="eastAsia"/>
        </w:rPr>
        <w:t>8</w:t>
      </w:r>
      <w:r w:rsidRPr="00A03762">
        <w:rPr>
          <w:rFonts w:hint="eastAsia"/>
        </w:rPr>
        <w:t>个新型5G-A模组终端</w:t>
      </w:r>
      <w:r w:rsidR="00A03762" w:rsidRPr="00A03762">
        <w:rPr>
          <w:rFonts w:hint="eastAsia"/>
        </w:rPr>
        <w:t>集成</w:t>
      </w:r>
      <w:r w:rsidRPr="00A03762">
        <w:rPr>
          <w:rFonts w:hint="eastAsia"/>
        </w:rPr>
        <w:t>通信，支持</w:t>
      </w:r>
      <w:r w:rsidR="00A03762" w:rsidRPr="00A03762">
        <w:rPr>
          <w:rFonts w:hint="eastAsia"/>
        </w:rPr>
        <w:t>视频会商、协同标绘、</w:t>
      </w:r>
      <w:r w:rsidRPr="00A03762">
        <w:rPr>
          <w:rFonts w:hint="eastAsia"/>
        </w:rPr>
        <w:t>预案匹配</w:t>
      </w:r>
      <w:r w:rsidR="00A03762" w:rsidRPr="00A03762">
        <w:rPr>
          <w:rFonts w:hint="eastAsia"/>
        </w:rPr>
        <w:t>、决策推荐、资源调度等功能。</w:t>
      </w:r>
      <w:r w:rsidR="00AA1ED9" w:rsidRPr="00A03762">
        <w:rPr>
          <w:rFonts w:hint="eastAsia"/>
        </w:rPr>
        <w:t>在</w:t>
      </w:r>
      <w:r w:rsidR="007E1684">
        <w:rPr>
          <w:rFonts w:hint="eastAsia"/>
        </w:rPr>
        <w:t>不少于</w:t>
      </w:r>
      <w:r w:rsidRPr="00A03762">
        <w:rPr>
          <w:rFonts w:hint="eastAsia"/>
        </w:rPr>
        <w:t>1</w:t>
      </w:r>
      <w:r w:rsidR="00AA1ED9" w:rsidRPr="00A03762">
        <w:rPr>
          <w:rFonts w:hint="eastAsia"/>
        </w:rPr>
        <w:t>个省级</w:t>
      </w:r>
      <w:r w:rsidRPr="00A03762">
        <w:rPr>
          <w:rFonts w:hint="eastAsia"/>
        </w:rPr>
        <w:t>或3个地市级</w:t>
      </w:r>
      <w:r w:rsidR="00AA1ED9" w:rsidRPr="00A03762">
        <w:rPr>
          <w:rFonts w:hint="eastAsia"/>
        </w:rPr>
        <w:t>消防救援部门开展应用示范，覆盖不少于3种典型突发事件消防救援场景。</w:t>
      </w:r>
    </w:p>
    <w:p w14:paraId="09EB4C5A" w14:textId="296193D5" w:rsidR="0050719A" w:rsidRPr="00A03762" w:rsidRDefault="00AA1ED9" w:rsidP="00712F60">
      <w:pPr>
        <w:pStyle w:val="6G"/>
      </w:pPr>
      <w:r w:rsidRPr="00A03762">
        <w:rPr>
          <w:rFonts w:hint="eastAsia"/>
        </w:rPr>
        <w:t>申请发明专利≥4项；获得软件著作权≥2项。</w:t>
      </w:r>
    </w:p>
    <w:p w14:paraId="7B592E1D" w14:textId="77777777" w:rsidR="00FD5AB2" w:rsidRPr="00A473BD" w:rsidRDefault="00FD5AB2" w:rsidP="00A473BD">
      <w:pPr>
        <w:tabs>
          <w:tab w:val="left" w:pos="3261"/>
        </w:tabs>
        <w:spacing w:line="560" w:lineRule="exact"/>
        <w:ind w:firstLineChars="202" w:firstLine="646"/>
        <w:jc w:val="left"/>
        <w:rPr>
          <w:rFonts w:ascii="仿宋_GB2312" w:eastAsia="仿宋_GB2312" w:hAnsi="仿宋_GB2312" w:cs="仿宋_GB2312"/>
          <w:sz w:val="32"/>
          <w:szCs w:val="32"/>
        </w:rPr>
      </w:pPr>
    </w:p>
    <w:p w14:paraId="1C82DC95" w14:textId="00F7EE08" w:rsidR="00BF14AF" w:rsidRPr="00732433" w:rsidRDefault="00BF14AF" w:rsidP="00712F60">
      <w:pPr>
        <w:spacing w:line="560" w:lineRule="exact"/>
        <w:jc w:val="left"/>
        <w:rPr>
          <w:rFonts w:ascii="仿宋_GB2312" w:eastAsia="仿宋_GB2312" w:hAnsi="仿宋_GB2312" w:cs="仿宋_GB2312"/>
          <w:b/>
          <w:bCs/>
          <w:sz w:val="30"/>
          <w:szCs w:val="30"/>
        </w:rPr>
      </w:pPr>
      <w:r w:rsidRPr="00712F60">
        <w:rPr>
          <w:rFonts w:ascii="仿宋_GB2312" w:eastAsia="仿宋_GB2312" w:hAnsi="仿宋_GB2312" w:cs="仿宋_GB2312" w:hint="eastAsia"/>
          <w:b/>
          <w:bCs/>
          <w:sz w:val="30"/>
          <w:szCs w:val="30"/>
        </w:rPr>
        <w:t>2、</w:t>
      </w:r>
      <w:r w:rsidR="00732433">
        <w:rPr>
          <w:rFonts w:ascii="仿宋_GB2312" w:eastAsia="仿宋_GB2312" w:hAnsi="仿宋_GB2312" w:cs="仿宋_GB2312" w:hint="eastAsia"/>
          <w:b/>
          <w:bCs/>
          <w:sz w:val="30"/>
          <w:szCs w:val="30"/>
        </w:rPr>
        <w:t>项目</w:t>
      </w:r>
      <w:r w:rsidRPr="00712F60">
        <w:rPr>
          <w:rFonts w:ascii="仿宋_GB2312" w:eastAsia="仿宋_GB2312" w:hAnsi="仿宋_GB2312" w:cs="仿宋_GB2312" w:hint="eastAsia"/>
          <w:b/>
          <w:bCs/>
          <w:sz w:val="30"/>
          <w:szCs w:val="30"/>
        </w:rPr>
        <w:t>进度安排</w:t>
      </w:r>
    </w:p>
    <w:p w14:paraId="4BD7A978" w14:textId="77777777" w:rsidR="00732433" w:rsidRPr="00732433" w:rsidRDefault="00732433" w:rsidP="00732433">
      <w:pPr>
        <w:pStyle w:val="6G"/>
        <w:ind w:firstLine="518"/>
        <w:rPr>
          <w:b/>
          <w:bCs/>
        </w:rPr>
      </w:pPr>
      <w:r w:rsidRPr="00732433">
        <w:rPr>
          <w:rFonts w:hint="eastAsia"/>
          <w:b/>
          <w:bCs/>
        </w:rPr>
        <w:t>第一半年度：202</w:t>
      </w:r>
      <w:r w:rsidRPr="00732433">
        <w:rPr>
          <w:b/>
          <w:bCs/>
        </w:rPr>
        <w:t>5</w:t>
      </w:r>
      <w:r w:rsidRPr="00732433">
        <w:rPr>
          <w:rFonts w:hint="eastAsia"/>
          <w:b/>
          <w:bCs/>
        </w:rPr>
        <w:t>.10-202</w:t>
      </w:r>
      <w:r w:rsidRPr="00732433">
        <w:rPr>
          <w:b/>
          <w:bCs/>
        </w:rPr>
        <w:t>5</w:t>
      </w:r>
      <w:r w:rsidRPr="00732433">
        <w:rPr>
          <w:rFonts w:hint="eastAsia"/>
          <w:b/>
          <w:bCs/>
        </w:rPr>
        <w:t>.</w:t>
      </w:r>
      <w:r w:rsidRPr="00732433">
        <w:rPr>
          <w:b/>
          <w:bCs/>
        </w:rPr>
        <w:t>3</w:t>
      </w:r>
    </w:p>
    <w:p w14:paraId="2B8D4D9E" w14:textId="16D2FF14" w:rsidR="00732433" w:rsidRDefault="00732433" w:rsidP="00732433">
      <w:pPr>
        <w:pStyle w:val="6G"/>
        <w:rPr>
          <w:rFonts w:ascii="黑体" w:eastAsia="黑体" w:hAnsi="黑体"/>
        </w:rPr>
      </w:pPr>
      <w:r>
        <w:rPr>
          <w:rFonts w:ascii="Times New Roman" w:eastAsia="仿宋_GB2312" w:hAnsi="Times New Roman"/>
          <w:szCs w:val="28"/>
        </w:rPr>
        <w:t>整理项目纲要，确定研究进度与考核指标，布置研究推进计划。分析</w:t>
      </w:r>
      <w:r>
        <w:rPr>
          <w:rFonts w:ascii="Times New Roman" w:eastAsia="仿宋_GB2312" w:hAnsi="Times New Roman" w:hint="eastAsia"/>
          <w:szCs w:val="28"/>
        </w:rPr>
        <w:t>5</w:t>
      </w:r>
      <w:r>
        <w:rPr>
          <w:rFonts w:ascii="Times New Roman" w:eastAsia="仿宋_GB2312" w:hAnsi="Times New Roman"/>
          <w:szCs w:val="28"/>
        </w:rPr>
        <w:t>G+AI</w:t>
      </w:r>
      <w:r>
        <w:rPr>
          <w:rFonts w:ascii="Times New Roman" w:eastAsia="仿宋_GB2312" w:hAnsi="Times New Roman"/>
          <w:szCs w:val="28"/>
        </w:rPr>
        <w:t>终端多样化、灵活化、</w:t>
      </w:r>
      <w:r>
        <w:rPr>
          <w:rFonts w:ascii="Times New Roman" w:eastAsia="仿宋_GB2312" w:hAnsi="Times New Roman" w:hint="eastAsia"/>
          <w:szCs w:val="28"/>
        </w:rPr>
        <w:t>智能</w:t>
      </w:r>
      <w:r>
        <w:rPr>
          <w:rFonts w:ascii="Times New Roman" w:eastAsia="仿宋_GB2312" w:hAnsi="Times New Roman"/>
          <w:szCs w:val="28"/>
        </w:rPr>
        <w:t>化</w:t>
      </w:r>
      <w:r>
        <w:rPr>
          <w:rFonts w:ascii="Times New Roman" w:eastAsia="仿宋_GB2312" w:hAnsi="Times New Roman" w:hint="eastAsia"/>
          <w:szCs w:val="28"/>
        </w:rPr>
        <w:t>、轻量化</w:t>
      </w:r>
      <w:r>
        <w:rPr>
          <w:rFonts w:ascii="Times New Roman" w:eastAsia="仿宋_GB2312" w:hAnsi="Times New Roman"/>
          <w:szCs w:val="28"/>
        </w:rPr>
        <w:t>的发展趋势，</w:t>
      </w:r>
      <w:r>
        <w:rPr>
          <w:rFonts w:ascii="Times New Roman" w:eastAsia="仿宋_GB2312" w:hAnsi="Times New Roman" w:hint="eastAsia"/>
          <w:szCs w:val="28"/>
        </w:rPr>
        <w:t>解构</w:t>
      </w:r>
      <w:r>
        <w:rPr>
          <w:rFonts w:ascii="Times New Roman" w:eastAsia="仿宋_GB2312" w:hAnsi="Times New Roman" w:hint="eastAsia"/>
        </w:rPr>
        <w:t>智能</w:t>
      </w:r>
      <w:r w:rsidRPr="0090035B">
        <w:rPr>
          <w:rFonts w:ascii="Times New Roman" w:eastAsia="仿宋_GB2312" w:hAnsi="Times New Roman" w:hint="eastAsia"/>
        </w:rPr>
        <w:t>终端</w:t>
      </w:r>
      <w:del w:id="6" w:author="凯" w:date="2025-07-11T11:45:00Z">
        <w:r w:rsidRPr="0090035B" w:rsidDel="00296F99">
          <w:rPr>
            <w:rFonts w:ascii="Times New Roman" w:eastAsia="仿宋_GB2312" w:hAnsi="Times New Roman" w:hint="eastAsia"/>
          </w:rPr>
          <w:delText>芯片</w:delText>
        </w:r>
      </w:del>
      <w:r>
        <w:rPr>
          <w:rFonts w:ascii="Times New Roman" w:eastAsia="仿宋_GB2312" w:hAnsi="Times New Roman" w:hint="eastAsia"/>
        </w:rPr>
        <w:t>高性能与功耗联合优化</w:t>
      </w:r>
      <w:r>
        <w:rPr>
          <w:rFonts w:ascii="Times New Roman" w:eastAsia="仿宋_GB2312" w:hAnsi="Times New Roman" w:hint="eastAsia"/>
          <w:szCs w:val="28"/>
        </w:rPr>
        <w:t>的关键瓶颈</w:t>
      </w:r>
      <w:r>
        <w:rPr>
          <w:rFonts w:ascii="Times New Roman" w:eastAsia="仿宋_GB2312" w:hAnsi="Times New Roman"/>
          <w:szCs w:val="28"/>
        </w:rPr>
        <w:t>；</w:t>
      </w:r>
      <w:r w:rsidR="007034DA">
        <w:rPr>
          <w:rFonts w:ascii="Times New Roman" w:eastAsia="仿宋_GB2312" w:hAnsi="Times New Roman" w:hint="eastAsia"/>
          <w:szCs w:val="28"/>
        </w:rPr>
        <w:t>面向应用需求，</w:t>
      </w:r>
      <w:r>
        <w:rPr>
          <w:rFonts w:ascii="Times New Roman" w:eastAsia="仿宋_GB2312" w:hAnsi="Times New Roman" w:hint="eastAsia"/>
          <w:szCs w:val="28"/>
        </w:rPr>
        <w:t>启动</w:t>
      </w:r>
      <w:r w:rsidRPr="0090035B">
        <w:rPr>
          <w:rFonts w:ascii="Times New Roman" w:eastAsia="仿宋_GB2312" w:hAnsi="Times New Roman" w:hint="eastAsia"/>
          <w:szCs w:val="28"/>
        </w:rPr>
        <w:t>5G+AI</w:t>
      </w:r>
      <w:r w:rsidRPr="0090035B">
        <w:rPr>
          <w:rFonts w:ascii="Times New Roman" w:eastAsia="仿宋_GB2312" w:hAnsi="Times New Roman" w:hint="eastAsia"/>
          <w:szCs w:val="28"/>
        </w:rPr>
        <w:t>融合终端</w:t>
      </w:r>
      <w:r>
        <w:rPr>
          <w:rFonts w:ascii="Times New Roman" w:eastAsia="仿宋_GB2312" w:hAnsi="Times New Roman" w:hint="eastAsia"/>
          <w:szCs w:val="28"/>
        </w:rPr>
        <w:t>技术方案总体设计</w:t>
      </w:r>
      <w:r w:rsidR="007034DA">
        <w:rPr>
          <w:rFonts w:ascii="Times New Roman" w:eastAsia="仿宋_GB2312" w:hAnsi="Times New Roman" w:hint="eastAsia"/>
          <w:szCs w:val="28"/>
        </w:rPr>
        <w:t>及关键技术研究</w:t>
      </w:r>
      <w:r>
        <w:rPr>
          <w:rFonts w:ascii="Times New Roman" w:eastAsia="仿宋_GB2312" w:hAnsi="Times New Roman" w:hint="eastAsia"/>
          <w:szCs w:val="28"/>
        </w:rPr>
        <w:t>。</w:t>
      </w:r>
    </w:p>
    <w:p w14:paraId="66E764E3" w14:textId="77777777" w:rsidR="00732433" w:rsidRPr="00732433" w:rsidRDefault="00732433" w:rsidP="00732433">
      <w:pPr>
        <w:pStyle w:val="6G"/>
        <w:ind w:firstLine="518"/>
        <w:rPr>
          <w:b/>
          <w:bCs/>
        </w:rPr>
      </w:pPr>
      <w:r w:rsidRPr="00732433">
        <w:rPr>
          <w:rFonts w:hint="eastAsia"/>
          <w:b/>
          <w:bCs/>
        </w:rPr>
        <w:t>第二半年度</w:t>
      </w:r>
      <w:r w:rsidRPr="00732433">
        <w:rPr>
          <w:b/>
          <w:bCs/>
        </w:rPr>
        <w:t>：</w:t>
      </w:r>
      <w:r w:rsidRPr="00732433">
        <w:rPr>
          <w:rFonts w:hint="eastAsia"/>
          <w:b/>
          <w:bCs/>
        </w:rPr>
        <w:t>202</w:t>
      </w:r>
      <w:r w:rsidRPr="00732433">
        <w:rPr>
          <w:b/>
          <w:bCs/>
        </w:rPr>
        <w:t>6</w:t>
      </w:r>
      <w:r w:rsidRPr="00732433">
        <w:rPr>
          <w:rFonts w:hint="eastAsia"/>
          <w:b/>
          <w:bCs/>
        </w:rPr>
        <w:t>.4-202</w:t>
      </w:r>
      <w:r w:rsidRPr="00732433">
        <w:rPr>
          <w:b/>
          <w:bCs/>
        </w:rPr>
        <w:t>6</w:t>
      </w:r>
      <w:r w:rsidRPr="00732433">
        <w:rPr>
          <w:rFonts w:hint="eastAsia"/>
          <w:b/>
          <w:bCs/>
        </w:rPr>
        <w:t>.</w:t>
      </w:r>
      <w:r w:rsidRPr="00732433">
        <w:rPr>
          <w:b/>
          <w:bCs/>
        </w:rPr>
        <w:t>9</w:t>
      </w:r>
    </w:p>
    <w:p w14:paraId="56164509" w14:textId="03ED3632" w:rsidR="00732433" w:rsidRDefault="00732433" w:rsidP="00732433">
      <w:pPr>
        <w:pStyle w:val="6G"/>
        <w:rPr>
          <w:rFonts w:ascii="Times New Roman" w:eastAsia="仿宋_GB2312" w:hAnsi="Times New Roman"/>
          <w:szCs w:val="28"/>
        </w:rPr>
      </w:pPr>
      <w:r>
        <w:rPr>
          <w:rFonts w:ascii="Times New Roman" w:eastAsia="仿宋_GB2312" w:hAnsi="Times New Roman" w:hint="eastAsia"/>
          <w:szCs w:val="28"/>
        </w:rPr>
        <w:t>研究</w:t>
      </w:r>
      <w:r w:rsidRPr="007A0A2B">
        <w:rPr>
          <w:rFonts w:ascii="Times New Roman" w:eastAsia="仿宋_GB2312" w:hAnsi="Times New Roman" w:hint="eastAsia"/>
          <w:szCs w:val="28"/>
        </w:rPr>
        <w:t>面向端侧的</w:t>
      </w:r>
      <w:proofErr w:type="gramStart"/>
      <w:r w:rsidRPr="007A0A2B">
        <w:rPr>
          <w:rFonts w:ascii="Times New Roman" w:eastAsia="仿宋_GB2312" w:hAnsi="Times New Roman" w:hint="eastAsia"/>
          <w:szCs w:val="28"/>
        </w:rPr>
        <w:t>大算力</w:t>
      </w:r>
      <w:proofErr w:type="gramEnd"/>
      <w:del w:id="7" w:author="凯" w:date="2025-07-11T11:47:00Z">
        <w:r w:rsidRPr="007A0A2B" w:rsidDel="00296F99">
          <w:rPr>
            <w:rFonts w:ascii="Times New Roman" w:eastAsia="仿宋_GB2312" w:hAnsi="Times New Roman" w:hint="eastAsia"/>
            <w:szCs w:val="28"/>
          </w:rPr>
          <w:delText>多核异构</w:delText>
        </w:r>
        <w:r w:rsidRPr="007A0A2B" w:rsidDel="00296F99">
          <w:rPr>
            <w:rFonts w:ascii="Times New Roman" w:eastAsia="仿宋_GB2312" w:hAnsi="Times New Roman" w:hint="eastAsia"/>
            <w:szCs w:val="28"/>
          </w:rPr>
          <w:delText>NPU</w:delText>
        </w:r>
      </w:del>
      <w:ins w:id="8" w:author="凯" w:date="2025-07-11T11:47:00Z">
        <w:r w:rsidR="00296F99">
          <w:rPr>
            <w:rFonts w:ascii="微软雅黑" w:eastAsia="微软雅黑" w:hAnsi="微软雅黑" w:cs="微软雅黑" w:hint="eastAsia"/>
            <w:szCs w:val="28"/>
          </w:rPr>
          <w:t>软硬件</w:t>
        </w:r>
      </w:ins>
      <w:r w:rsidRPr="007A0A2B">
        <w:rPr>
          <w:rFonts w:ascii="Times New Roman" w:eastAsia="仿宋_GB2312" w:hAnsi="Times New Roman" w:hint="eastAsia"/>
          <w:szCs w:val="28"/>
        </w:rPr>
        <w:t>架构设计</w:t>
      </w:r>
      <w:del w:id="9" w:author="凯" w:date="2025-07-11T11:47:00Z">
        <w:r w:rsidDel="00296F99">
          <w:rPr>
            <w:rFonts w:ascii="Times New Roman" w:eastAsia="仿宋_GB2312" w:hAnsi="Times New Roman" w:hint="eastAsia"/>
            <w:szCs w:val="28"/>
          </w:rPr>
          <w:delText>和</w:delText>
        </w:r>
        <w:r w:rsidRPr="007A0A2B" w:rsidDel="00296F99">
          <w:rPr>
            <w:rFonts w:ascii="Times New Roman" w:eastAsia="仿宋_GB2312" w:hAnsi="Times New Roman" w:hint="eastAsia"/>
            <w:szCs w:val="28"/>
          </w:rPr>
          <w:delText>设计</w:delText>
        </w:r>
      </w:del>
      <w:r>
        <w:rPr>
          <w:rFonts w:ascii="Times New Roman" w:eastAsia="仿宋_GB2312" w:hAnsi="Times New Roman" w:hint="eastAsia"/>
          <w:szCs w:val="28"/>
        </w:rPr>
        <w:t>，进一步完善</w:t>
      </w:r>
      <w:r w:rsidRPr="0090035B">
        <w:rPr>
          <w:rFonts w:ascii="Times New Roman" w:eastAsia="仿宋_GB2312" w:hAnsi="Times New Roman" w:hint="eastAsia"/>
          <w:szCs w:val="28"/>
        </w:rPr>
        <w:t>5G+AI</w:t>
      </w:r>
      <w:r w:rsidRPr="0090035B">
        <w:rPr>
          <w:rFonts w:ascii="Times New Roman" w:eastAsia="仿宋_GB2312" w:hAnsi="Times New Roman" w:hint="eastAsia"/>
          <w:szCs w:val="28"/>
        </w:rPr>
        <w:t>融合终端</w:t>
      </w:r>
      <w:del w:id="10" w:author="凯" w:date="2025-07-11T11:47:00Z">
        <w:r w:rsidRPr="0090035B" w:rsidDel="00296F99">
          <w:rPr>
            <w:rFonts w:ascii="Times New Roman" w:eastAsia="仿宋_GB2312" w:hAnsi="Times New Roman" w:hint="eastAsia"/>
            <w:szCs w:val="28"/>
          </w:rPr>
          <w:delText>芯片</w:delText>
        </w:r>
      </w:del>
      <w:r>
        <w:rPr>
          <w:rFonts w:ascii="Times New Roman" w:eastAsia="仿宋_GB2312" w:hAnsi="Times New Roman" w:hint="eastAsia"/>
          <w:szCs w:val="28"/>
        </w:rPr>
        <w:t>方案设计</w:t>
      </w:r>
      <w:r w:rsidR="009A71CE">
        <w:rPr>
          <w:rFonts w:ascii="Times New Roman" w:eastAsia="仿宋_GB2312" w:hAnsi="Times New Roman" w:hint="eastAsia"/>
          <w:szCs w:val="28"/>
        </w:rPr>
        <w:t>；</w:t>
      </w:r>
      <w:r>
        <w:rPr>
          <w:rFonts w:ascii="Times New Roman" w:eastAsia="仿宋_GB2312" w:hAnsi="Times New Roman" w:hint="eastAsia"/>
          <w:szCs w:val="28"/>
        </w:rPr>
        <w:t>研究</w:t>
      </w:r>
      <w:r w:rsidRPr="007A0A2B">
        <w:rPr>
          <w:rFonts w:ascii="Times New Roman" w:eastAsia="仿宋_GB2312" w:hAnsi="Times New Roman" w:hint="eastAsia"/>
          <w:szCs w:val="28"/>
        </w:rPr>
        <w:t>5G-A</w:t>
      </w:r>
      <w:r w:rsidRPr="007A0A2B">
        <w:rPr>
          <w:rFonts w:ascii="Times New Roman" w:eastAsia="仿宋_GB2312" w:hAnsi="Times New Roman" w:hint="eastAsia"/>
          <w:szCs w:val="28"/>
        </w:rPr>
        <w:t>通信</w:t>
      </w:r>
      <w:r w:rsidRPr="007A0A2B">
        <w:rPr>
          <w:rFonts w:ascii="Times New Roman" w:eastAsia="仿宋_GB2312" w:hAnsi="Times New Roman" w:hint="eastAsia"/>
          <w:szCs w:val="28"/>
        </w:rPr>
        <w:t>+AI</w:t>
      </w:r>
      <w:r w:rsidRPr="007A0A2B">
        <w:rPr>
          <w:rFonts w:ascii="Times New Roman" w:eastAsia="仿宋_GB2312" w:hAnsi="Times New Roman" w:hint="eastAsia"/>
          <w:szCs w:val="28"/>
        </w:rPr>
        <w:t>空口优化</w:t>
      </w:r>
      <w:r>
        <w:rPr>
          <w:rFonts w:ascii="Times New Roman" w:eastAsia="仿宋_GB2312" w:hAnsi="Times New Roman" w:hint="eastAsia"/>
          <w:szCs w:val="28"/>
        </w:rPr>
        <w:t>，开展模组原理样机系统</w:t>
      </w:r>
      <w:r>
        <w:rPr>
          <w:rFonts w:ascii="Times New Roman" w:eastAsia="仿宋_GB2312" w:hAnsi="Times New Roman"/>
          <w:szCs w:val="28"/>
        </w:rPr>
        <w:t>的功能验证与业务验证</w:t>
      </w:r>
      <w:r w:rsidR="009A71CE">
        <w:rPr>
          <w:rFonts w:ascii="Times New Roman" w:eastAsia="仿宋_GB2312" w:hAnsi="Times New Roman" w:hint="eastAsia"/>
          <w:szCs w:val="28"/>
        </w:rPr>
        <w:t>；</w:t>
      </w:r>
      <w:r w:rsidR="007034DA">
        <w:rPr>
          <w:rFonts w:ascii="Times New Roman" w:eastAsia="仿宋_GB2312" w:hAnsi="Times New Roman" w:hint="eastAsia"/>
          <w:szCs w:val="28"/>
        </w:rPr>
        <w:t>构建消防</w:t>
      </w:r>
      <w:proofErr w:type="gramStart"/>
      <w:r w:rsidR="007034DA">
        <w:rPr>
          <w:rFonts w:ascii="Times New Roman" w:eastAsia="仿宋_GB2312" w:hAnsi="Times New Roman" w:hint="eastAsia"/>
          <w:szCs w:val="28"/>
        </w:rPr>
        <w:t>垂域大</w:t>
      </w:r>
      <w:proofErr w:type="gramEnd"/>
      <w:r w:rsidR="007034DA">
        <w:rPr>
          <w:rFonts w:ascii="Times New Roman" w:eastAsia="仿宋_GB2312" w:hAnsi="Times New Roman" w:hint="eastAsia"/>
          <w:szCs w:val="28"/>
        </w:rPr>
        <w:t>模型</w:t>
      </w:r>
      <w:r w:rsidR="009A71CE">
        <w:rPr>
          <w:rFonts w:ascii="Times New Roman" w:eastAsia="仿宋_GB2312" w:hAnsi="Times New Roman" w:hint="eastAsia"/>
          <w:szCs w:val="28"/>
        </w:rPr>
        <w:t>，</w:t>
      </w:r>
      <w:r w:rsidR="009A71CE">
        <w:t>结合模型裁剪、量化和特征蒸馏方法，初步构建可在</w:t>
      </w:r>
      <w:proofErr w:type="gramStart"/>
      <w:r w:rsidR="009A71CE">
        <w:t>端侧</w:t>
      </w:r>
      <w:r w:rsidR="009A71CE">
        <w:rPr>
          <w:rFonts w:hint="eastAsia"/>
        </w:rPr>
        <w:t>部署</w:t>
      </w:r>
      <w:proofErr w:type="gramEnd"/>
      <w:r w:rsidR="009A71CE">
        <w:t>的轻量化消防子模型</w:t>
      </w:r>
      <w:r w:rsidR="007034DA">
        <w:rPr>
          <w:rFonts w:ascii="Times New Roman" w:eastAsia="仿宋_GB2312" w:hAnsi="Times New Roman" w:hint="eastAsia"/>
          <w:szCs w:val="28"/>
        </w:rPr>
        <w:t>。</w:t>
      </w:r>
    </w:p>
    <w:p w14:paraId="2F634BAD" w14:textId="77777777" w:rsidR="00732433" w:rsidRPr="00732433" w:rsidRDefault="00732433" w:rsidP="00732433">
      <w:pPr>
        <w:pStyle w:val="6G"/>
        <w:ind w:firstLine="518"/>
        <w:rPr>
          <w:b/>
          <w:bCs/>
        </w:rPr>
      </w:pPr>
      <w:r w:rsidRPr="00732433">
        <w:rPr>
          <w:rFonts w:hint="eastAsia"/>
          <w:b/>
          <w:bCs/>
        </w:rPr>
        <w:t>第三半年度：202</w:t>
      </w:r>
      <w:r w:rsidRPr="00732433">
        <w:rPr>
          <w:b/>
          <w:bCs/>
        </w:rPr>
        <w:t>6</w:t>
      </w:r>
      <w:r w:rsidRPr="00732433">
        <w:rPr>
          <w:rFonts w:hint="eastAsia"/>
          <w:b/>
          <w:bCs/>
        </w:rPr>
        <w:t>.10-202</w:t>
      </w:r>
      <w:r w:rsidRPr="00732433">
        <w:rPr>
          <w:b/>
          <w:bCs/>
        </w:rPr>
        <w:t>7</w:t>
      </w:r>
      <w:r w:rsidRPr="00732433">
        <w:rPr>
          <w:rFonts w:hint="eastAsia"/>
          <w:b/>
          <w:bCs/>
        </w:rPr>
        <w:t>.</w:t>
      </w:r>
      <w:r w:rsidRPr="00732433">
        <w:rPr>
          <w:b/>
          <w:bCs/>
        </w:rPr>
        <w:t>3</w:t>
      </w:r>
    </w:p>
    <w:p w14:paraId="0F5B0AC9" w14:textId="3FA41841" w:rsidR="00732433" w:rsidRDefault="00732433" w:rsidP="00732433">
      <w:pPr>
        <w:pStyle w:val="6G"/>
        <w:rPr>
          <w:rFonts w:ascii="黑体" w:eastAsia="黑体" w:hAnsi="黑体"/>
        </w:rPr>
      </w:pPr>
      <w:r w:rsidRPr="00745DA4">
        <w:rPr>
          <w:rFonts w:ascii="Times New Roman" w:eastAsia="仿宋_GB2312" w:hAnsi="Times New Roman" w:hint="eastAsia"/>
          <w:szCs w:val="28"/>
        </w:rPr>
        <w:t>研发并开放便捷的</w:t>
      </w:r>
      <w:del w:id="11" w:author="凯" w:date="2025-07-11T11:49:00Z">
        <w:r w:rsidRPr="00745DA4" w:rsidDel="00D157FD">
          <w:rPr>
            <w:rFonts w:ascii="Times New Roman" w:eastAsia="仿宋_GB2312" w:hAnsi="Times New Roman" w:hint="eastAsia"/>
            <w:szCs w:val="28"/>
          </w:rPr>
          <w:delText>NPU</w:delText>
        </w:r>
      </w:del>
      <w:r w:rsidRPr="00745DA4">
        <w:rPr>
          <w:rFonts w:ascii="Times New Roman" w:eastAsia="仿宋_GB2312" w:hAnsi="Times New Roman" w:hint="eastAsia"/>
          <w:szCs w:val="28"/>
        </w:rPr>
        <w:t>开发工具链</w:t>
      </w:r>
      <w:r>
        <w:rPr>
          <w:rFonts w:ascii="Times New Roman" w:eastAsia="仿宋_GB2312" w:hAnsi="Times New Roman" w:hint="eastAsia"/>
          <w:szCs w:val="28"/>
        </w:rPr>
        <w:t>，</w:t>
      </w:r>
      <w:r w:rsidRPr="005D666B">
        <w:rPr>
          <w:rFonts w:ascii="Times New Roman" w:eastAsia="仿宋_GB2312" w:hAnsi="Times New Roman" w:hint="eastAsia"/>
          <w:szCs w:val="28"/>
        </w:rPr>
        <w:t>对不同垂直行业</w:t>
      </w:r>
      <w:r w:rsidRPr="005D666B">
        <w:rPr>
          <w:rFonts w:ascii="Times New Roman" w:eastAsia="仿宋_GB2312" w:hAnsi="Times New Roman" w:hint="eastAsia"/>
          <w:szCs w:val="28"/>
        </w:rPr>
        <w:t>AI</w:t>
      </w:r>
      <w:r w:rsidRPr="005D666B">
        <w:rPr>
          <w:rFonts w:ascii="Times New Roman" w:eastAsia="仿宋_GB2312" w:hAnsi="Times New Roman" w:hint="eastAsia"/>
          <w:szCs w:val="28"/>
        </w:rPr>
        <w:t>模型进行轻量化处理，构建原型模型库</w:t>
      </w:r>
      <w:r>
        <w:rPr>
          <w:rFonts w:ascii="Times New Roman" w:eastAsia="仿宋_GB2312" w:hAnsi="Times New Roman" w:hint="eastAsia"/>
          <w:szCs w:val="28"/>
        </w:rPr>
        <w:t>；</w:t>
      </w:r>
      <w:r w:rsidR="009A71CE">
        <w:t>开展</w:t>
      </w:r>
      <w:r w:rsidR="009A71CE">
        <w:rPr>
          <w:rFonts w:hint="eastAsia"/>
        </w:rPr>
        <w:t>面向消防业务</w:t>
      </w:r>
      <w:proofErr w:type="gramStart"/>
      <w:r w:rsidR="009A71CE">
        <w:rPr>
          <w:rFonts w:hint="eastAsia"/>
        </w:rPr>
        <w:t>的</w:t>
      </w:r>
      <w:r w:rsidR="009A71CE">
        <w:t>端云协同</w:t>
      </w:r>
      <w:proofErr w:type="gramEnd"/>
      <w:r w:rsidR="009A71CE">
        <w:t>决策关键技术研究，实现模型动态切换与策略</w:t>
      </w:r>
      <w:r w:rsidR="009A71CE">
        <w:rPr>
          <w:rFonts w:hint="eastAsia"/>
        </w:rPr>
        <w:t>联动</w:t>
      </w:r>
      <w:r w:rsidR="009A71CE">
        <w:rPr>
          <w:rFonts w:ascii="Times New Roman" w:eastAsia="仿宋_GB2312" w:hAnsi="Times New Roman" w:hint="eastAsia"/>
          <w:szCs w:val="28"/>
        </w:rPr>
        <w:t>；</w:t>
      </w:r>
      <w:r>
        <w:rPr>
          <w:rFonts w:ascii="Times New Roman" w:eastAsia="仿宋_GB2312" w:hAnsi="Times New Roman" w:hint="eastAsia"/>
          <w:szCs w:val="28"/>
        </w:rPr>
        <w:t>完善</w:t>
      </w:r>
      <w:del w:id="12" w:author="凯" w:date="2025-07-11T11:49:00Z">
        <w:r w:rsidDel="00D157FD">
          <w:rPr>
            <w:rFonts w:ascii="Times New Roman" w:eastAsia="仿宋_GB2312" w:hAnsi="Times New Roman" w:hint="eastAsia"/>
            <w:szCs w:val="28"/>
          </w:rPr>
          <w:delText>芯片</w:delText>
        </w:r>
      </w:del>
      <w:ins w:id="13" w:author="凯" w:date="2025-07-11T11:50:00Z">
        <w:r w:rsidR="00D157FD">
          <w:rPr>
            <w:rFonts w:ascii="Calibri" w:eastAsia="仿宋_GB2312" w:hAnsi="Calibri" w:cs="Calibri"/>
            <w:szCs w:val="28"/>
          </w:rPr>
          <w:t>5G-A</w:t>
        </w:r>
        <w:r w:rsidR="00D157FD">
          <w:rPr>
            <w:rFonts w:ascii="微软雅黑" w:eastAsia="微软雅黑" w:hAnsi="微软雅黑" w:cs="微软雅黑"/>
            <w:szCs w:val="28"/>
          </w:rPr>
          <w:t>+AI</w:t>
        </w:r>
      </w:ins>
      <w:ins w:id="14" w:author="凯" w:date="2025-07-11T11:49:00Z">
        <w:r w:rsidR="00D157FD">
          <w:rPr>
            <w:rFonts w:ascii="Times New Roman" w:eastAsia="仿宋_GB2312" w:hAnsi="Times New Roman" w:hint="eastAsia"/>
            <w:szCs w:val="28"/>
          </w:rPr>
          <w:t>融合</w:t>
        </w:r>
      </w:ins>
      <w:ins w:id="15" w:author="凯" w:date="2025-07-11T11:50:00Z">
        <w:r w:rsidR="00D157FD">
          <w:rPr>
            <w:rFonts w:ascii="Times New Roman" w:eastAsia="仿宋_GB2312" w:hAnsi="Times New Roman" w:hint="eastAsia"/>
            <w:szCs w:val="28"/>
          </w:rPr>
          <w:t>新</w:t>
        </w:r>
      </w:ins>
      <w:ins w:id="16" w:author="凯" w:date="2025-07-11T11:49:00Z">
        <w:r w:rsidR="00D157FD">
          <w:rPr>
            <w:rFonts w:ascii="Times New Roman" w:eastAsia="仿宋_GB2312" w:hAnsi="Times New Roman" w:hint="eastAsia"/>
            <w:szCs w:val="28"/>
          </w:rPr>
          <w:t>终端</w:t>
        </w:r>
      </w:ins>
      <w:ins w:id="17" w:author="凯" w:date="2025-07-11T11:50:00Z">
        <w:r w:rsidR="00D157FD">
          <w:rPr>
            <w:rFonts w:ascii="Times New Roman" w:eastAsia="仿宋_GB2312" w:hAnsi="Times New Roman" w:hint="eastAsia"/>
            <w:szCs w:val="28"/>
          </w:rPr>
          <w:t>模组</w:t>
        </w:r>
      </w:ins>
      <w:r>
        <w:rPr>
          <w:rFonts w:ascii="Times New Roman" w:eastAsia="仿宋_GB2312" w:hAnsi="Times New Roman" w:hint="eastAsia"/>
          <w:szCs w:val="28"/>
        </w:rPr>
        <w:t>设计并进行</w:t>
      </w:r>
      <w:del w:id="18" w:author="凯" w:date="2025-07-11T11:50:00Z">
        <w:r w:rsidDel="00D157FD">
          <w:rPr>
            <w:rFonts w:ascii="Times New Roman" w:eastAsia="仿宋_GB2312" w:hAnsi="Times New Roman" w:hint="eastAsia"/>
            <w:szCs w:val="28"/>
          </w:rPr>
          <w:delText>流片</w:delText>
        </w:r>
      </w:del>
      <w:ins w:id="19" w:author="凯" w:date="2025-07-11T11:50:00Z">
        <w:r w:rsidR="00D157FD">
          <w:rPr>
            <w:rFonts w:ascii="Times New Roman" w:eastAsia="仿宋_GB2312" w:hAnsi="Times New Roman" w:hint="eastAsia"/>
            <w:szCs w:val="28"/>
          </w:rPr>
          <w:t>样机</w:t>
        </w:r>
      </w:ins>
      <w:ins w:id="20" w:author="凯" w:date="2025-07-11T11:51:00Z">
        <w:r w:rsidR="00D157FD">
          <w:rPr>
            <w:rFonts w:ascii="Times New Roman" w:eastAsia="仿宋_GB2312" w:hAnsi="Times New Roman" w:hint="eastAsia"/>
            <w:szCs w:val="28"/>
          </w:rPr>
          <w:t>生产</w:t>
        </w:r>
      </w:ins>
      <w:r>
        <w:rPr>
          <w:rFonts w:ascii="Times New Roman" w:eastAsia="仿宋_GB2312" w:hAnsi="Times New Roman" w:hint="eastAsia"/>
          <w:szCs w:val="28"/>
        </w:rPr>
        <w:t>，基于所研制的终端</w:t>
      </w:r>
      <w:del w:id="21" w:author="凯" w:date="2025-07-11T11:51:00Z">
        <w:r w:rsidDel="00D157FD">
          <w:rPr>
            <w:rFonts w:ascii="Times New Roman" w:eastAsia="仿宋_GB2312" w:hAnsi="Times New Roman" w:hint="eastAsia"/>
            <w:szCs w:val="28"/>
          </w:rPr>
          <w:delText>芯片</w:delText>
        </w:r>
      </w:del>
      <w:ins w:id="22" w:author="凯" w:date="2025-07-11T11:51:00Z">
        <w:r w:rsidR="00D157FD">
          <w:rPr>
            <w:rFonts w:ascii="Times New Roman" w:eastAsia="仿宋_GB2312" w:hAnsi="Times New Roman" w:hint="eastAsia"/>
            <w:szCs w:val="28"/>
          </w:rPr>
          <w:t>模组</w:t>
        </w:r>
      </w:ins>
      <w:r>
        <w:rPr>
          <w:rFonts w:ascii="Times New Roman" w:eastAsia="仿宋_GB2312" w:hAnsi="Times New Roman" w:hint="eastAsia"/>
          <w:szCs w:val="28"/>
        </w:rPr>
        <w:t>，</w:t>
      </w:r>
      <w:r>
        <w:rPr>
          <w:rFonts w:ascii="Times New Roman" w:eastAsia="仿宋_GB2312" w:hAnsi="Times New Roman" w:hint="eastAsia"/>
          <w:bCs/>
          <w:szCs w:val="28"/>
        </w:rPr>
        <w:t>完成空口</w:t>
      </w:r>
      <w:proofErr w:type="gramStart"/>
      <w:r>
        <w:rPr>
          <w:rFonts w:ascii="Times New Roman" w:eastAsia="仿宋_GB2312" w:hAnsi="Times New Roman" w:hint="eastAsia"/>
          <w:bCs/>
          <w:szCs w:val="28"/>
        </w:rPr>
        <w:t>和垂类</w:t>
      </w:r>
      <w:proofErr w:type="gramEnd"/>
      <w:r>
        <w:rPr>
          <w:rFonts w:ascii="Times New Roman" w:eastAsia="仿宋_GB2312" w:hAnsi="Times New Roman" w:hint="eastAsia"/>
          <w:bCs/>
          <w:szCs w:val="28"/>
        </w:rPr>
        <w:t>A</w:t>
      </w:r>
      <w:r>
        <w:rPr>
          <w:rFonts w:ascii="Times New Roman" w:eastAsia="仿宋_GB2312" w:hAnsi="Times New Roman"/>
          <w:bCs/>
          <w:szCs w:val="28"/>
        </w:rPr>
        <w:t>I</w:t>
      </w:r>
      <w:r>
        <w:rPr>
          <w:rFonts w:ascii="Times New Roman" w:eastAsia="仿宋_GB2312" w:hAnsi="Times New Roman" w:hint="eastAsia"/>
          <w:bCs/>
          <w:szCs w:val="28"/>
        </w:rPr>
        <w:t>模型的</w:t>
      </w:r>
      <w:proofErr w:type="gramStart"/>
      <w:r>
        <w:rPr>
          <w:rFonts w:ascii="Times New Roman" w:eastAsia="仿宋_GB2312" w:hAnsi="Times New Roman" w:hint="eastAsia"/>
          <w:bCs/>
          <w:szCs w:val="28"/>
        </w:rPr>
        <w:t>端侧联合</w:t>
      </w:r>
      <w:proofErr w:type="gramEnd"/>
      <w:r>
        <w:rPr>
          <w:rFonts w:ascii="Times New Roman" w:eastAsia="仿宋_GB2312" w:hAnsi="Times New Roman" w:hint="eastAsia"/>
          <w:bCs/>
          <w:szCs w:val="28"/>
        </w:rPr>
        <w:t>部署，搭建原型系统与试验验证平台</w:t>
      </w:r>
      <w:r>
        <w:rPr>
          <w:rFonts w:ascii="Times New Roman" w:eastAsia="仿宋_GB2312" w:hAnsi="Times New Roman"/>
          <w:szCs w:val="28"/>
        </w:rPr>
        <w:t>。</w:t>
      </w:r>
    </w:p>
    <w:p w14:paraId="32B979D1" w14:textId="77777777" w:rsidR="00732433" w:rsidRPr="00732433" w:rsidRDefault="00732433" w:rsidP="00732433">
      <w:pPr>
        <w:pStyle w:val="6G"/>
        <w:ind w:firstLine="518"/>
        <w:rPr>
          <w:b/>
          <w:bCs/>
        </w:rPr>
      </w:pPr>
      <w:r w:rsidRPr="00732433">
        <w:rPr>
          <w:rFonts w:hint="eastAsia"/>
          <w:b/>
          <w:bCs/>
        </w:rPr>
        <w:t>第四半年度</w:t>
      </w:r>
      <w:r w:rsidRPr="00732433">
        <w:rPr>
          <w:b/>
          <w:bCs/>
        </w:rPr>
        <w:t>：</w:t>
      </w:r>
      <w:r w:rsidRPr="00732433">
        <w:rPr>
          <w:rFonts w:hint="eastAsia"/>
          <w:b/>
          <w:bCs/>
        </w:rPr>
        <w:t>202</w:t>
      </w:r>
      <w:r w:rsidRPr="00732433">
        <w:rPr>
          <w:b/>
          <w:bCs/>
        </w:rPr>
        <w:t>7</w:t>
      </w:r>
      <w:r w:rsidRPr="00732433">
        <w:rPr>
          <w:rFonts w:hint="eastAsia"/>
          <w:b/>
          <w:bCs/>
        </w:rPr>
        <w:t>.4-202</w:t>
      </w:r>
      <w:r w:rsidRPr="00732433">
        <w:rPr>
          <w:b/>
          <w:bCs/>
        </w:rPr>
        <w:t>7</w:t>
      </w:r>
      <w:r w:rsidRPr="00732433">
        <w:rPr>
          <w:rFonts w:hint="eastAsia"/>
          <w:b/>
          <w:bCs/>
        </w:rPr>
        <w:t>.</w:t>
      </w:r>
      <w:r w:rsidRPr="00732433">
        <w:rPr>
          <w:b/>
          <w:bCs/>
        </w:rPr>
        <w:t>9</w:t>
      </w:r>
    </w:p>
    <w:p w14:paraId="108314A1" w14:textId="238B72B6" w:rsidR="00732433" w:rsidRDefault="000E471C" w:rsidP="00732433">
      <w:pPr>
        <w:pStyle w:val="6G"/>
        <w:rPr>
          <w:rFonts w:ascii="Times New Roman" w:eastAsia="仿宋_GB2312" w:hAnsi="Times New Roman"/>
          <w:szCs w:val="28"/>
        </w:rPr>
      </w:pPr>
      <w:r>
        <w:rPr>
          <w:rFonts w:ascii="Times New Roman" w:eastAsia="仿宋_GB2312" w:hAnsi="Times New Roman" w:hint="eastAsia"/>
          <w:szCs w:val="28"/>
        </w:rPr>
        <w:t>基于集成系统开展典型场景应用示范</w:t>
      </w:r>
      <w:r w:rsidR="00EC7228">
        <w:rPr>
          <w:rFonts w:ascii="Times New Roman" w:eastAsia="仿宋_GB2312" w:hAnsi="Times New Roman" w:hint="eastAsia"/>
          <w:szCs w:val="28"/>
        </w:rPr>
        <w:t>；</w:t>
      </w:r>
      <w:r w:rsidR="00732433">
        <w:rPr>
          <w:rFonts w:ascii="Times New Roman" w:eastAsia="仿宋_GB2312" w:hAnsi="Times New Roman" w:hint="eastAsia"/>
          <w:szCs w:val="28"/>
        </w:rPr>
        <w:t>依托前期搭建</w:t>
      </w:r>
      <w:r w:rsidR="00732433">
        <w:rPr>
          <w:rFonts w:ascii="Times New Roman" w:eastAsia="仿宋_GB2312" w:hAnsi="Times New Roman"/>
          <w:szCs w:val="28"/>
        </w:rPr>
        <w:t>的原型应用示范系统</w:t>
      </w:r>
      <w:r w:rsidR="00732433">
        <w:rPr>
          <w:rFonts w:ascii="Times New Roman" w:eastAsia="仿宋_GB2312" w:hAnsi="Times New Roman" w:hint="eastAsia"/>
          <w:szCs w:val="28"/>
        </w:rPr>
        <w:t>、结合</w:t>
      </w:r>
      <w:r w:rsidR="00732433">
        <w:rPr>
          <w:rFonts w:ascii="Times New Roman" w:eastAsia="仿宋_GB2312" w:hAnsi="Times New Roman"/>
          <w:szCs w:val="28"/>
        </w:rPr>
        <w:t>网络环境建设与测试验证</w:t>
      </w:r>
      <w:r w:rsidR="00732433">
        <w:rPr>
          <w:rFonts w:ascii="Times New Roman" w:eastAsia="仿宋_GB2312" w:hAnsi="Times New Roman" w:hint="eastAsia"/>
          <w:szCs w:val="28"/>
        </w:rPr>
        <w:t>平台</w:t>
      </w:r>
      <w:r w:rsidR="00732433">
        <w:rPr>
          <w:rFonts w:ascii="Times New Roman" w:eastAsia="仿宋_GB2312" w:hAnsi="Times New Roman"/>
          <w:szCs w:val="28"/>
        </w:rPr>
        <w:t>，</w:t>
      </w:r>
      <w:r w:rsidR="00732433">
        <w:rPr>
          <w:rFonts w:ascii="Times New Roman" w:eastAsia="仿宋_GB2312" w:hAnsi="Times New Roman" w:hint="eastAsia"/>
          <w:szCs w:val="28"/>
        </w:rPr>
        <w:t>开展全面</w:t>
      </w:r>
      <w:r w:rsidR="00732433">
        <w:rPr>
          <w:rFonts w:ascii="Times New Roman" w:eastAsia="仿宋_GB2312" w:hAnsi="Times New Roman"/>
          <w:szCs w:val="28"/>
        </w:rPr>
        <w:t>调试</w:t>
      </w:r>
      <w:r w:rsidR="00732433">
        <w:rPr>
          <w:rFonts w:ascii="Times New Roman" w:eastAsia="仿宋_GB2312" w:hAnsi="Times New Roman" w:hint="eastAsia"/>
          <w:szCs w:val="28"/>
        </w:rPr>
        <w:t>、</w:t>
      </w:r>
      <w:r w:rsidR="00732433">
        <w:rPr>
          <w:rFonts w:ascii="Times New Roman" w:eastAsia="仿宋_GB2312" w:hAnsi="Times New Roman"/>
          <w:szCs w:val="28"/>
        </w:rPr>
        <w:t>测试、及验证工作</w:t>
      </w:r>
      <w:r w:rsidR="00EC7228">
        <w:rPr>
          <w:rFonts w:ascii="Times New Roman" w:eastAsia="仿宋_GB2312" w:hAnsi="Times New Roman" w:hint="eastAsia"/>
          <w:szCs w:val="28"/>
        </w:rPr>
        <w:t>；</w:t>
      </w:r>
      <w:r w:rsidR="00732433">
        <w:rPr>
          <w:rFonts w:ascii="Times New Roman" w:eastAsia="仿宋_GB2312" w:hAnsi="Times New Roman"/>
          <w:szCs w:val="28"/>
        </w:rPr>
        <w:t>检查项目研究进度，完成</w:t>
      </w:r>
      <w:r w:rsidR="00732433">
        <w:rPr>
          <w:rFonts w:ascii="Times New Roman" w:eastAsia="仿宋_GB2312" w:hAnsi="Times New Roman" w:hint="eastAsia"/>
          <w:szCs w:val="28"/>
        </w:rPr>
        <w:t>结题</w:t>
      </w:r>
      <w:r w:rsidR="00732433">
        <w:rPr>
          <w:rFonts w:ascii="Times New Roman" w:eastAsia="仿宋_GB2312" w:hAnsi="Times New Roman"/>
          <w:szCs w:val="28"/>
        </w:rPr>
        <w:t>验收检查。</w:t>
      </w:r>
    </w:p>
    <w:p w14:paraId="033D4088" w14:textId="77777777" w:rsidR="00732433" w:rsidRDefault="00732433">
      <w:pPr>
        <w:spacing w:line="560" w:lineRule="exact"/>
        <w:jc w:val="left"/>
        <w:rPr>
          <w:rFonts w:ascii="仿宋_GB2312" w:eastAsia="仿宋_GB2312" w:hAnsi="仿宋_GB2312" w:cs="仿宋_GB2312"/>
          <w:b/>
          <w:bCs/>
          <w:sz w:val="30"/>
          <w:szCs w:val="30"/>
        </w:rPr>
      </w:pPr>
    </w:p>
    <w:p w14:paraId="28439035" w14:textId="09F40C28" w:rsidR="00732433" w:rsidRPr="00712F60" w:rsidRDefault="00732433" w:rsidP="00732433">
      <w:pPr>
        <w:spacing w:line="560" w:lineRule="exact"/>
        <w:jc w:val="left"/>
        <w:rPr>
          <w:rFonts w:ascii="仿宋_GB2312" w:eastAsia="仿宋_GB2312" w:hAnsi="仿宋_GB2312" w:cs="仿宋_GB2312"/>
          <w:b/>
          <w:bCs/>
          <w:sz w:val="30"/>
          <w:szCs w:val="30"/>
        </w:rPr>
      </w:pPr>
      <w:r>
        <w:rPr>
          <w:rFonts w:ascii="仿宋_GB2312" w:eastAsia="仿宋_GB2312" w:hAnsi="仿宋_GB2312" w:cs="仿宋_GB2312" w:hint="eastAsia"/>
          <w:b/>
          <w:bCs/>
          <w:sz w:val="30"/>
          <w:szCs w:val="30"/>
        </w:rPr>
        <w:lastRenderedPageBreak/>
        <w:t>3</w:t>
      </w:r>
      <w:r w:rsidRPr="00712F60">
        <w:rPr>
          <w:rFonts w:ascii="仿宋_GB2312" w:eastAsia="仿宋_GB2312" w:hAnsi="仿宋_GB2312" w:cs="仿宋_GB2312" w:hint="eastAsia"/>
          <w:b/>
          <w:bCs/>
          <w:sz w:val="30"/>
          <w:szCs w:val="30"/>
        </w:rPr>
        <w:t>、</w:t>
      </w:r>
      <w:r>
        <w:rPr>
          <w:rFonts w:ascii="仿宋_GB2312" w:eastAsia="仿宋_GB2312" w:hAnsi="仿宋_GB2312" w:cs="仿宋_GB2312" w:hint="eastAsia"/>
          <w:b/>
          <w:bCs/>
          <w:sz w:val="30"/>
          <w:szCs w:val="30"/>
        </w:rPr>
        <w:t>里程碑节点目标</w:t>
      </w:r>
    </w:p>
    <w:tbl>
      <w:tblPr>
        <w:tblW w:w="8495" w:type="dxa"/>
        <w:jc w:val="center"/>
        <w:tblCellMar>
          <w:left w:w="0" w:type="dxa"/>
          <w:right w:w="0" w:type="dxa"/>
        </w:tblCellMar>
        <w:tblLook w:val="04A0" w:firstRow="1" w:lastRow="0" w:firstColumn="1" w:lastColumn="0" w:noHBand="0" w:noVBand="1"/>
      </w:tblPr>
      <w:tblGrid>
        <w:gridCol w:w="846"/>
        <w:gridCol w:w="1838"/>
        <w:gridCol w:w="5811"/>
      </w:tblGrid>
      <w:tr w:rsidR="00487400" w14:paraId="350135C8" w14:textId="77777777" w:rsidTr="00611812">
        <w:trPr>
          <w:jc w:val="center"/>
        </w:trPr>
        <w:tc>
          <w:tcPr>
            <w:tcW w:w="84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2E1D03F" w14:textId="77777777" w:rsidR="00487400" w:rsidRDefault="00487400" w:rsidP="00611812">
            <w:pPr>
              <w:snapToGrid w:val="0"/>
              <w:jc w:val="center"/>
              <w:rPr>
                <w:rFonts w:ascii="仿宋" w:eastAsia="仿宋" w:hAnsi="仿宋" w:cs="Times New Roman"/>
                <w:b/>
                <w:color w:val="000000"/>
                <w:sz w:val="24"/>
                <w14:ligatures w14:val="standardContextual"/>
              </w:rPr>
            </w:pPr>
            <w:r>
              <w:rPr>
                <w:rFonts w:ascii="仿宋" w:eastAsia="仿宋" w:hAnsi="仿宋" w:cs="Times New Roman" w:hint="eastAsia"/>
                <w:b/>
                <w:color w:val="000000"/>
                <w:sz w:val="24"/>
                <w14:ligatures w14:val="standardContextual"/>
              </w:rPr>
              <w:t>序号</w:t>
            </w:r>
          </w:p>
        </w:tc>
        <w:tc>
          <w:tcPr>
            <w:tcW w:w="1838"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BFED1F5" w14:textId="77777777" w:rsidR="00487400" w:rsidRDefault="00487400" w:rsidP="00611812">
            <w:pPr>
              <w:snapToGrid w:val="0"/>
              <w:jc w:val="center"/>
              <w:rPr>
                <w:rFonts w:ascii="仿宋" w:eastAsia="仿宋" w:hAnsi="仿宋" w:cs="Times New Roman"/>
                <w:b/>
                <w:color w:val="000000"/>
                <w:sz w:val="24"/>
                <w14:ligatures w14:val="standardContextual"/>
              </w:rPr>
            </w:pPr>
            <w:r>
              <w:rPr>
                <w:rFonts w:ascii="仿宋" w:eastAsia="仿宋" w:hAnsi="仿宋" w:cs="Times New Roman" w:hint="eastAsia"/>
                <w:b/>
                <w:color w:val="000000"/>
                <w:sz w:val="24"/>
                <w14:ligatures w14:val="standardContextual"/>
              </w:rPr>
              <w:t>里程碑节点</w:t>
            </w:r>
          </w:p>
        </w:tc>
        <w:tc>
          <w:tcPr>
            <w:tcW w:w="5811"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9C99260" w14:textId="77777777" w:rsidR="00487400" w:rsidRDefault="00487400" w:rsidP="00611812">
            <w:pPr>
              <w:snapToGrid w:val="0"/>
              <w:jc w:val="center"/>
              <w:rPr>
                <w:rFonts w:ascii="仿宋" w:eastAsia="仿宋" w:hAnsi="仿宋" w:cs="Times New Roman"/>
                <w:b/>
                <w:color w:val="000000"/>
                <w:sz w:val="24"/>
                <w14:ligatures w14:val="standardContextual"/>
              </w:rPr>
            </w:pPr>
            <w:r>
              <w:rPr>
                <w:rFonts w:ascii="仿宋" w:eastAsia="仿宋" w:hAnsi="仿宋" w:cs="Times New Roman" w:hint="eastAsia"/>
                <w:b/>
                <w:color w:val="000000"/>
                <w:sz w:val="24"/>
                <w14:ligatures w14:val="standardContextual"/>
              </w:rPr>
              <w:t>阶段目标和考核指标</w:t>
            </w:r>
          </w:p>
        </w:tc>
      </w:tr>
      <w:tr w:rsidR="00487400" w14:paraId="6A3489B4" w14:textId="77777777" w:rsidTr="00611812">
        <w:trPr>
          <w:jc w:val="center"/>
        </w:trPr>
        <w:tc>
          <w:tcPr>
            <w:tcW w:w="84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A790962" w14:textId="77777777" w:rsidR="00487400" w:rsidRDefault="00487400" w:rsidP="00611812">
            <w:pPr>
              <w:snapToGrid w:val="0"/>
              <w:jc w:val="center"/>
              <w:rPr>
                <w:rFonts w:ascii="仿宋" w:eastAsia="仿宋" w:hAnsi="仿宋" w:cs="Times New Roman"/>
                <w:color w:val="000000"/>
                <w:sz w:val="24"/>
                <w14:ligatures w14:val="standardContextual"/>
              </w:rPr>
            </w:pPr>
            <w:r>
              <w:rPr>
                <w:rFonts w:ascii="仿宋" w:eastAsia="仿宋" w:hAnsi="仿宋" w:cs="Times New Roman" w:hint="eastAsia"/>
                <w:color w:val="000000"/>
                <w:sz w:val="24"/>
                <w14:ligatures w14:val="standardContextual"/>
              </w:rPr>
              <w:t>1</w:t>
            </w:r>
          </w:p>
        </w:tc>
        <w:tc>
          <w:tcPr>
            <w:tcW w:w="1838" w:type="dxa"/>
            <w:tcBorders>
              <w:top w:val="nil"/>
              <w:left w:val="nil"/>
              <w:bottom w:val="single" w:sz="8" w:space="0" w:color="auto"/>
              <w:right w:val="single" w:sz="8" w:space="0" w:color="auto"/>
            </w:tcBorders>
            <w:tcMar>
              <w:top w:w="0" w:type="dxa"/>
              <w:left w:w="108" w:type="dxa"/>
              <w:bottom w:w="0" w:type="dxa"/>
              <w:right w:w="108" w:type="dxa"/>
            </w:tcMar>
          </w:tcPr>
          <w:p w14:paraId="6069B244" w14:textId="77777777" w:rsidR="00487400" w:rsidRDefault="00487400" w:rsidP="00611812">
            <w:pPr>
              <w:snapToGrid w:val="0"/>
              <w:jc w:val="center"/>
              <w:rPr>
                <w:rFonts w:ascii="仿宋" w:eastAsia="仿宋" w:hAnsi="仿宋" w:cs="Times New Roman"/>
                <w:color w:val="000000"/>
                <w:sz w:val="24"/>
                <w14:ligatures w14:val="standardContextual"/>
              </w:rPr>
            </w:pPr>
            <w:r>
              <w:rPr>
                <w:rFonts w:ascii="仿宋" w:eastAsia="仿宋" w:hAnsi="仿宋" w:cs="Times New Roman" w:hint="eastAsia"/>
                <w:color w:val="000000"/>
                <w:sz w:val="24"/>
                <w14:ligatures w14:val="standardContextual"/>
              </w:rPr>
              <w:t>202</w:t>
            </w:r>
            <w:r>
              <w:rPr>
                <w:rFonts w:ascii="仿宋" w:eastAsia="仿宋" w:hAnsi="仿宋" w:cs="Times New Roman"/>
                <w:color w:val="000000"/>
                <w:sz w:val="24"/>
                <w14:ligatures w14:val="standardContextual"/>
              </w:rPr>
              <w:t>6</w:t>
            </w:r>
            <w:r>
              <w:rPr>
                <w:rFonts w:ascii="仿宋" w:eastAsia="仿宋" w:hAnsi="仿宋" w:cs="Times New Roman" w:hint="eastAsia"/>
                <w:color w:val="000000"/>
                <w:sz w:val="24"/>
                <w14:ligatures w14:val="standardContextual"/>
              </w:rPr>
              <w:t>年3月</w:t>
            </w:r>
          </w:p>
        </w:tc>
        <w:tc>
          <w:tcPr>
            <w:tcW w:w="5811" w:type="dxa"/>
            <w:tcBorders>
              <w:top w:val="nil"/>
              <w:left w:val="nil"/>
              <w:bottom w:val="single" w:sz="8" w:space="0" w:color="auto"/>
              <w:right w:val="single" w:sz="8" w:space="0" w:color="auto"/>
            </w:tcBorders>
            <w:tcMar>
              <w:top w:w="0" w:type="dxa"/>
              <w:left w:w="108" w:type="dxa"/>
              <w:bottom w:w="0" w:type="dxa"/>
              <w:right w:w="108" w:type="dxa"/>
            </w:tcMar>
            <w:vAlign w:val="center"/>
          </w:tcPr>
          <w:p w14:paraId="51E8C759" w14:textId="688C2787" w:rsidR="00487400" w:rsidRDefault="00E26BF9" w:rsidP="00E26BF9">
            <w:pPr>
              <w:widowControl/>
              <w:snapToGrid w:val="0"/>
              <w:ind w:firstLineChars="136" w:firstLine="310"/>
              <w:rPr>
                <w:rFonts w:ascii="仿宋" w:eastAsia="仿宋" w:hAnsi="仿宋" w:cs="Times New Roman"/>
                <w:color w:val="000000"/>
                <w:sz w:val="24"/>
                <w14:ligatures w14:val="standardContextual"/>
              </w:rPr>
            </w:pPr>
            <w:r w:rsidRPr="00E26BF9">
              <w:rPr>
                <w:rFonts w:ascii="仿宋" w:eastAsia="仿宋" w:hAnsi="仿宋" w:cs="Times New Roman" w:hint="eastAsia"/>
                <w:spacing w:val="-6"/>
                <w:sz w:val="24"/>
                <w:szCs w:val="28"/>
                <w14:ligatures w14:val="standardContextual"/>
              </w:rPr>
              <w:t>形成《</w:t>
            </w:r>
            <w:r>
              <w:rPr>
                <w:rFonts w:ascii="仿宋" w:eastAsia="仿宋" w:hAnsi="仿宋" w:cs="Times New Roman" w:hint="eastAsia"/>
                <w:spacing w:val="-6"/>
                <w:sz w:val="24"/>
                <w:szCs w:val="28"/>
                <w14:ligatures w14:val="standardContextual"/>
              </w:rPr>
              <w:t>面向消防处置的</w:t>
            </w:r>
            <w:r w:rsidRPr="00E26BF9">
              <w:rPr>
                <w:rFonts w:ascii="仿宋" w:eastAsia="仿宋" w:hAnsi="仿宋" w:cs="Times New Roman" w:hint="eastAsia"/>
                <w:spacing w:val="-6"/>
                <w:sz w:val="24"/>
                <w:szCs w:val="28"/>
                <w14:ligatures w14:val="standardContextual"/>
              </w:rPr>
              <w:t>5G-A+AI融合终端项目实施方案》及阶段推进计划</w:t>
            </w:r>
            <w:r>
              <w:rPr>
                <w:rFonts w:ascii="仿宋" w:eastAsia="仿宋" w:hAnsi="仿宋" w:cs="Times New Roman"/>
                <w:spacing w:val="-6"/>
                <w:sz w:val="24"/>
                <w:szCs w:val="28"/>
                <w14:ligatures w14:val="standardContextual"/>
              </w:rPr>
              <w:t>,</w:t>
            </w:r>
            <w:r>
              <w:rPr>
                <w:rFonts w:ascii="仿宋" w:eastAsia="仿宋" w:hAnsi="仿宋" w:cs="Times New Roman" w:hint="eastAsia"/>
                <w:spacing w:val="-6"/>
                <w:sz w:val="24"/>
                <w:szCs w:val="28"/>
                <w14:ligatures w14:val="standardContextual"/>
              </w:rPr>
              <w:t>形成子课题研究路线图，初步明确</w:t>
            </w:r>
            <w:r w:rsidRPr="00E26BF9">
              <w:rPr>
                <w:rFonts w:ascii="仿宋" w:eastAsia="仿宋" w:hAnsi="仿宋" w:cs="Times New Roman" w:hint="eastAsia"/>
                <w:spacing w:val="-6"/>
                <w:sz w:val="24"/>
                <w:szCs w:val="28"/>
                <w14:ligatures w14:val="standardContextual"/>
              </w:rPr>
              <w:t>终端模组“通信+AI”一体化软硬件功能架构及模块接口规范</w:t>
            </w:r>
            <w:r>
              <w:rPr>
                <w:rFonts w:ascii="仿宋" w:eastAsia="仿宋" w:hAnsi="仿宋" w:cs="Times New Roman" w:hint="eastAsia"/>
                <w:spacing w:val="-6"/>
                <w:sz w:val="24"/>
                <w:szCs w:val="28"/>
                <w14:ligatures w14:val="standardContextual"/>
              </w:rPr>
              <w:t>。</w:t>
            </w:r>
          </w:p>
        </w:tc>
      </w:tr>
      <w:tr w:rsidR="00487400" w14:paraId="1421A714" w14:textId="77777777" w:rsidTr="00611812">
        <w:trPr>
          <w:jc w:val="center"/>
        </w:trPr>
        <w:tc>
          <w:tcPr>
            <w:tcW w:w="84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C93BF90" w14:textId="77777777" w:rsidR="00487400" w:rsidRDefault="00487400" w:rsidP="00611812">
            <w:pPr>
              <w:snapToGrid w:val="0"/>
              <w:jc w:val="center"/>
              <w:rPr>
                <w:rFonts w:ascii="仿宋" w:eastAsia="仿宋" w:hAnsi="仿宋" w:cs="Times New Roman"/>
                <w:color w:val="000000"/>
                <w:sz w:val="24"/>
                <w14:ligatures w14:val="standardContextual"/>
              </w:rPr>
            </w:pPr>
            <w:r>
              <w:rPr>
                <w:rFonts w:ascii="仿宋" w:eastAsia="仿宋" w:hAnsi="仿宋" w:cs="Times New Roman" w:hint="eastAsia"/>
                <w:color w:val="000000"/>
                <w:sz w:val="24"/>
                <w14:ligatures w14:val="standardContextual"/>
              </w:rPr>
              <w:t>2</w:t>
            </w:r>
          </w:p>
        </w:tc>
        <w:tc>
          <w:tcPr>
            <w:tcW w:w="1838" w:type="dxa"/>
            <w:tcBorders>
              <w:top w:val="nil"/>
              <w:left w:val="nil"/>
              <w:bottom w:val="single" w:sz="8" w:space="0" w:color="auto"/>
              <w:right w:val="single" w:sz="8" w:space="0" w:color="auto"/>
            </w:tcBorders>
            <w:tcMar>
              <w:top w:w="0" w:type="dxa"/>
              <w:left w:w="108" w:type="dxa"/>
              <w:bottom w:w="0" w:type="dxa"/>
              <w:right w:w="108" w:type="dxa"/>
            </w:tcMar>
          </w:tcPr>
          <w:p w14:paraId="4B28FD36" w14:textId="77777777" w:rsidR="00487400" w:rsidRDefault="00487400" w:rsidP="00611812">
            <w:pPr>
              <w:snapToGrid w:val="0"/>
              <w:jc w:val="center"/>
              <w:rPr>
                <w:rFonts w:ascii="仿宋" w:eastAsia="仿宋" w:hAnsi="仿宋" w:cs="Times New Roman"/>
                <w:color w:val="000000"/>
                <w:sz w:val="24"/>
                <w14:ligatures w14:val="standardContextual"/>
              </w:rPr>
            </w:pPr>
            <w:r>
              <w:rPr>
                <w:rFonts w:ascii="仿宋" w:eastAsia="仿宋" w:hAnsi="仿宋" w:cs="Times New Roman" w:hint="eastAsia"/>
                <w:color w:val="000000"/>
                <w:sz w:val="24"/>
                <w14:ligatures w14:val="standardContextual"/>
              </w:rPr>
              <w:t>202</w:t>
            </w:r>
            <w:r>
              <w:rPr>
                <w:rFonts w:ascii="仿宋" w:eastAsia="仿宋" w:hAnsi="仿宋" w:cs="Times New Roman"/>
                <w:color w:val="000000"/>
                <w:sz w:val="24"/>
                <w14:ligatures w14:val="standardContextual"/>
              </w:rPr>
              <w:t>6</w:t>
            </w:r>
            <w:r>
              <w:rPr>
                <w:rFonts w:ascii="仿宋" w:eastAsia="仿宋" w:hAnsi="仿宋" w:cs="Times New Roman" w:hint="eastAsia"/>
                <w:color w:val="000000"/>
                <w:sz w:val="24"/>
                <w14:ligatures w14:val="standardContextual"/>
              </w:rPr>
              <w:t>年9月</w:t>
            </w:r>
          </w:p>
        </w:tc>
        <w:tc>
          <w:tcPr>
            <w:tcW w:w="5811" w:type="dxa"/>
            <w:tcBorders>
              <w:top w:val="nil"/>
              <w:left w:val="nil"/>
              <w:bottom w:val="single" w:sz="8" w:space="0" w:color="auto"/>
              <w:right w:val="single" w:sz="8" w:space="0" w:color="auto"/>
            </w:tcBorders>
            <w:tcMar>
              <w:top w:w="0" w:type="dxa"/>
              <w:left w:w="108" w:type="dxa"/>
              <w:bottom w:w="0" w:type="dxa"/>
              <w:right w:w="108" w:type="dxa"/>
            </w:tcMar>
            <w:vAlign w:val="center"/>
          </w:tcPr>
          <w:p w14:paraId="7E86CADE" w14:textId="658CE7B6" w:rsidR="00487400" w:rsidRDefault="00487400" w:rsidP="00611812">
            <w:pPr>
              <w:widowControl/>
              <w:snapToGrid w:val="0"/>
              <w:ind w:firstLineChars="200" w:firstLine="456"/>
              <w:rPr>
                <w:rFonts w:ascii="仿宋" w:eastAsia="仿宋" w:hAnsi="仿宋" w:cs="Times New Roman"/>
                <w:spacing w:val="-6"/>
                <w:sz w:val="24"/>
                <w:szCs w:val="28"/>
                <w14:ligatures w14:val="standardContextual"/>
              </w:rPr>
            </w:pPr>
            <w:r>
              <w:rPr>
                <w:rFonts w:ascii="仿宋" w:eastAsia="仿宋" w:hAnsi="仿宋" w:cs="Times New Roman" w:hint="eastAsia"/>
                <w:spacing w:val="-6"/>
                <w:sz w:val="24"/>
                <w:szCs w:val="28"/>
                <w14:ligatures w14:val="standardContextual"/>
              </w:rPr>
              <w:t>完成</w:t>
            </w:r>
            <w:del w:id="23" w:author="凯" w:date="2025-07-11T11:51:00Z">
              <w:r w:rsidRPr="00BC0D64" w:rsidDel="00BA7412">
                <w:rPr>
                  <w:rFonts w:ascii="仿宋" w:eastAsia="仿宋" w:hAnsi="仿宋" w:cs="Times New Roman" w:hint="eastAsia"/>
                  <w:spacing w:val="-6"/>
                  <w:sz w:val="24"/>
                  <w:szCs w:val="28"/>
                  <w14:ligatures w14:val="standardContextual"/>
                </w:rPr>
                <w:delText>多核异构NPU</w:delText>
              </w:r>
            </w:del>
            <w:proofErr w:type="gramStart"/>
            <w:ins w:id="24" w:author="凯" w:date="2025-07-11T11:51:00Z">
              <w:r w:rsidR="00BA7412">
                <w:rPr>
                  <w:rFonts w:ascii="仿宋" w:eastAsia="仿宋" w:hAnsi="仿宋" w:cs="Times New Roman" w:hint="eastAsia"/>
                  <w:spacing w:val="-6"/>
                  <w:sz w:val="24"/>
                  <w:szCs w:val="28"/>
                  <w14:ligatures w14:val="standardContextual"/>
                </w:rPr>
                <w:t>端侧大算力</w:t>
              </w:r>
            </w:ins>
            <w:proofErr w:type="gramEnd"/>
            <w:ins w:id="25" w:author="凯" w:date="2025-07-11T11:52:00Z">
              <w:r w:rsidR="00BA7412">
                <w:rPr>
                  <w:rFonts w:ascii="仿宋" w:eastAsia="仿宋" w:hAnsi="仿宋" w:cs="Times New Roman" w:hint="eastAsia"/>
                  <w:spacing w:val="-6"/>
                  <w:sz w:val="24"/>
                  <w:szCs w:val="28"/>
                  <w14:ligatures w14:val="standardContextual"/>
                </w:rPr>
                <w:t>软硬件</w:t>
              </w:r>
            </w:ins>
            <w:r w:rsidRPr="00BC0D64">
              <w:rPr>
                <w:rFonts w:ascii="仿宋" w:eastAsia="仿宋" w:hAnsi="仿宋" w:cs="Times New Roman" w:hint="eastAsia"/>
                <w:spacing w:val="-6"/>
                <w:sz w:val="24"/>
                <w:szCs w:val="28"/>
                <w14:ligatures w14:val="standardContextual"/>
              </w:rPr>
              <w:t>架构设计和</w:t>
            </w:r>
            <w:r>
              <w:rPr>
                <w:rFonts w:ascii="仿宋" w:eastAsia="仿宋" w:hAnsi="仿宋" w:cs="Times New Roman" w:hint="eastAsia"/>
                <w:spacing w:val="-6"/>
                <w:sz w:val="24"/>
                <w:szCs w:val="28"/>
                <w14:ligatures w14:val="standardContextual"/>
              </w:rPr>
              <w:t>开展</w:t>
            </w:r>
            <w:r w:rsidRPr="00BC0D64">
              <w:rPr>
                <w:rFonts w:ascii="仿宋" w:eastAsia="仿宋" w:hAnsi="仿宋" w:cs="Times New Roman" w:hint="eastAsia"/>
                <w:spacing w:val="-6"/>
                <w:sz w:val="24"/>
                <w:szCs w:val="28"/>
                <w14:ligatures w14:val="standardContextual"/>
              </w:rPr>
              <w:t>5G-A通信+AI空口优化，开展模组原理样机系统的功能验证与业务验证</w:t>
            </w:r>
            <w:r>
              <w:rPr>
                <w:rFonts w:ascii="仿宋" w:eastAsia="仿宋" w:hAnsi="仿宋" w:cs="Times New Roman" w:hint="eastAsia"/>
                <w:spacing w:val="-6"/>
                <w:sz w:val="24"/>
                <w:szCs w:val="28"/>
                <w14:ligatures w14:val="standardContextual"/>
              </w:rPr>
              <w:t>，</w:t>
            </w:r>
            <w:r w:rsidRPr="00BC0D64">
              <w:rPr>
                <w:rFonts w:ascii="仿宋" w:eastAsia="仿宋" w:hAnsi="仿宋" w:cs="Times New Roman" w:hint="eastAsia"/>
                <w:spacing w:val="-6"/>
                <w:sz w:val="24"/>
                <w:szCs w:val="28"/>
                <w14:ligatures w14:val="standardContextual"/>
              </w:rPr>
              <w:t>支持的空口AI任务包含初始接入、信道状态信息处理</w:t>
            </w:r>
            <w:r w:rsidR="00E26BF9">
              <w:rPr>
                <w:rFonts w:ascii="仿宋" w:eastAsia="仿宋" w:hAnsi="仿宋" w:cs="Times New Roman" w:hint="eastAsia"/>
                <w:spacing w:val="-6"/>
                <w:sz w:val="24"/>
                <w:szCs w:val="28"/>
                <w14:ligatures w14:val="standardContextual"/>
              </w:rPr>
              <w:t>;</w:t>
            </w:r>
            <w:r w:rsidR="00E26BF9" w:rsidRPr="00E26BF9">
              <w:rPr>
                <w:rFonts w:ascii="仿宋" w:eastAsia="仿宋" w:hAnsi="仿宋" w:cs="Times New Roman" w:hint="eastAsia"/>
                <w:spacing w:val="-6"/>
                <w:sz w:val="24"/>
                <w:szCs w:val="28"/>
                <w14:ligatures w14:val="standardContextual"/>
              </w:rPr>
              <w:t>构建消防</w:t>
            </w:r>
            <w:proofErr w:type="gramStart"/>
            <w:r w:rsidR="00E26BF9" w:rsidRPr="00E26BF9">
              <w:rPr>
                <w:rFonts w:ascii="仿宋" w:eastAsia="仿宋" w:hAnsi="仿宋" w:cs="Times New Roman" w:hint="eastAsia"/>
                <w:spacing w:val="-6"/>
                <w:sz w:val="24"/>
                <w:szCs w:val="28"/>
                <w14:ligatures w14:val="standardContextual"/>
              </w:rPr>
              <w:t>垂域大</w:t>
            </w:r>
            <w:proofErr w:type="gramEnd"/>
            <w:r w:rsidR="00E26BF9" w:rsidRPr="00E26BF9">
              <w:rPr>
                <w:rFonts w:ascii="仿宋" w:eastAsia="仿宋" w:hAnsi="仿宋" w:cs="Times New Roman" w:hint="eastAsia"/>
                <w:spacing w:val="-6"/>
                <w:sz w:val="24"/>
                <w:szCs w:val="28"/>
                <w14:ligatures w14:val="standardContextual"/>
              </w:rPr>
              <w:t>模型原型并完成</w:t>
            </w:r>
            <w:proofErr w:type="gramStart"/>
            <w:r w:rsidR="00E26BF9" w:rsidRPr="00E26BF9">
              <w:rPr>
                <w:rFonts w:ascii="仿宋" w:eastAsia="仿宋" w:hAnsi="仿宋" w:cs="Times New Roman" w:hint="eastAsia"/>
                <w:spacing w:val="-6"/>
                <w:sz w:val="24"/>
                <w:szCs w:val="28"/>
                <w14:ligatures w14:val="standardContextual"/>
              </w:rPr>
              <w:t>端侧轻</w:t>
            </w:r>
            <w:proofErr w:type="gramEnd"/>
            <w:r w:rsidR="00E26BF9" w:rsidRPr="00E26BF9">
              <w:rPr>
                <w:rFonts w:ascii="仿宋" w:eastAsia="仿宋" w:hAnsi="仿宋" w:cs="Times New Roman" w:hint="eastAsia"/>
                <w:spacing w:val="-6"/>
                <w:sz w:val="24"/>
                <w:szCs w:val="28"/>
                <w14:ligatures w14:val="standardContextual"/>
              </w:rPr>
              <w:t>量模型压缩</w:t>
            </w:r>
            <w:r w:rsidR="00E26BF9">
              <w:rPr>
                <w:rFonts w:ascii="仿宋" w:eastAsia="仿宋" w:hAnsi="仿宋" w:cs="Times New Roman" w:hint="eastAsia"/>
                <w:spacing w:val="-6"/>
                <w:sz w:val="24"/>
                <w:szCs w:val="28"/>
                <w14:ligatures w14:val="standardContextual"/>
              </w:rPr>
              <w:t>部署。</w:t>
            </w:r>
          </w:p>
        </w:tc>
      </w:tr>
      <w:tr w:rsidR="00487400" w14:paraId="6611C2C8" w14:textId="77777777" w:rsidTr="00611812">
        <w:trPr>
          <w:jc w:val="center"/>
        </w:trPr>
        <w:tc>
          <w:tcPr>
            <w:tcW w:w="84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A136A7A" w14:textId="77777777" w:rsidR="00487400" w:rsidRDefault="00487400" w:rsidP="00611812">
            <w:pPr>
              <w:snapToGrid w:val="0"/>
              <w:jc w:val="center"/>
              <w:rPr>
                <w:rFonts w:ascii="仿宋" w:eastAsia="仿宋" w:hAnsi="仿宋" w:cs="Times New Roman"/>
                <w:color w:val="000000"/>
                <w:sz w:val="24"/>
                <w14:ligatures w14:val="standardContextual"/>
              </w:rPr>
            </w:pPr>
            <w:r>
              <w:rPr>
                <w:rFonts w:ascii="仿宋" w:eastAsia="仿宋" w:hAnsi="仿宋" w:cs="Times New Roman" w:hint="eastAsia"/>
                <w:color w:val="000000"/>
                <w:sz w:val="24"/>
                <w14:ligatures w14:val="standardContextual"/>
              </w:rPr>
              <w:t>3</w:t>
            </w:r>
          </w:p>
        </w:tc>
        <w:tc>
          <w:tcPr>
            <w:tcW w:w="1838" w:type="dxa"/>
            <w:tcBorders>
              <w:top w:val="nil"/>
              <w:left w:val="nil"/>
              <w:bottom w:val="single" w:sz="8" w:space="0" w:color="auto"/>
              <w:right w:val="single" w:sz="8" w:space="0" w:color="auto"/>
            </w:tcBorders>
            <w:tcMar>
              <w:top w:w="0" w:type="dxa"/>
              <w:left w:w="108" w:type="dxa"/>
              <w:bottom w:w="0" w:type="dxa"/>
              <w:right w:w="108" w:type="dxa"/>
            </w:tcMar>
          </w:tcPr>
          <w:p w14:paraId="05E8BDB7" w14:textId="77777777" w:rsidR="00487400" w:rsidRDefault="00487400" w:rsidP="00611812">
            <w:pPr>
              <w:snapToGrid w:val="0"/>
              <w:jc w:val="center"/>
              <w:rPr>
                <w:rFonts w:ascii="仿宋" w:eastAsia="仿宋" w:hAnsi="仿宋" w:cs="Times New Roman"/>
                <w:color w:val="000000"/>
                <w:sz w:val="24"/>
                <w14:ligatures w14:val="standardContextual"/>
              </w:rPr>
            </w:pPr>
            <w:r>
              <w:rPr>
                <w:rFonts w:ascii="仿宋" w:eastAsia="仿宋" w:hAnsi="仿宋" w:cs="Times New Roman" w:hint="eastAsia"/>
                <w:color w:val="000000"/>
                <w:sz w:val="24"/>
                <w14:ligatures w14:val="standardContextual"/>
              </w:rPr>
              <w:t>202</w:t>
            </w:r>
            <w:r>
              <w:rPr>
                <w:rFonts w:ascii="仿宋" w:eastAsia="仿宋" w:hAnsi="仿宋" w:cs="Times New Roman"/>
                <w:color w:val="000000"/>
                <w:sz w:val="24"/>
                <w14:ligatures w14:val="standardContextual"/>
              </w:rPr>
              <w:t>7</w:t>
            </w:r>
            <w:r>
              <w:rPr>
                <w:rFonts w:ascii="仿宋" w:eastAsia="仿宋" w:hAnsi="仿宋" w:cs="Times New Roman" w:hint="eastAsia"/>
                <w:color w:val="000000"/>
                <w:sz w:val="24"/>
                <w14:ligatures w14:val="standardContextual"/>
              </w:rPr>
              <w:t>年3月</w:t>
            </w:r>
          </w:p>
        </w:tc>
        <w:tc>
          <w:tcPr>
            <w:tcW w:w="5811" w:type="dxa"/>
            <w:tcBorders>
              <w:top w:val="nil"/>
              <w:left w:val="nil"/>
              <w:bottom w:val="single" w:sz="8" w:space="0" w:color="auto"/>
              <w:right w:val="single" w:sz="8" w:space="0" w:color="auto"/>
            </w:tcBorders>
            <w:tcMar>
              <w:top w:w="0" w:type="dxa"/>
              <w:left w:w="108" w:type="dxa"/>
              <w:bottom w:w="0" w:type="dxa"/>
              <w:right w:w="108" w:type="dxa"/>
            </w:tcMar>
            <w:vAlign w:val="center"/>
          </w:tcPr>
          <w:p w14:paraId="4CC2BE77" w14:textId="69A20BC7" w:rsidR="00487400" w:rsidRDefault="00487400" w:rsidP="00611812">
            <w:pPr>
              <w:widowControl/>
              <w:snapToGrid w:val="0"/>
              <w:ind w:firstLineChars="200" w:firstLine="456"/>
              <w:rPr>
                <w:rFonts w:ascii="仿宋" w:eastAsia="仿宋" w:hAnsi="仿宋" w:cs="Times New Roman"/>
                <w:spacing w:val="-6"/>
                <w:sz w:val="24"/>
                <w:szCs w:val="28"/>
                <w14:ligatures w14:val="standardContextual"/>
              </w:rPr>
            </w:pPr>
            <w:r w:rsidRPr="00E9156C">
              <w:rPr>
                <w:rFonts w:ascii="仿宋" w:eastAsia="仿宋" w:hAnsi="仿宋" w:cs="Times New Roman" w:hint="eastAsia"/>
                <w:spacing w:val="-6"/>
                <w:sz w:val="24"/>
                <w:szCs w:val="28"/>
                <w14:ligatures w14:val="standardContextual"/>
              </w:rPr>
              <w:t>研发并开放便捷的</w:t>
            </w:r>
            <w:del w:id="26" w:author="凯" w:date="2025-07-11T11:52:00Z">
              <w:r w:rsidRPr="00E9156C" w:rsidDel="00BA7412">
                <w:rPr>
                  <w:rFonts w:ascii="仿宋" w:eastAsia="仿宋" w:hAnsi="仿宋" w:cs="Times New Roman" w:hint="eastAsia"/>
                  <w:spacing w:val="-6"/>
                  <w:sz w:val="24"/>
                  <w:szCs w:val="28"/>
                  <w14:ligatures w14:val="standardContextual"/>
                </w:rPr>
                <w:delText>NPU</w:delText>
              </w:r>
            </w:del>
            <w:r w:rsidRPr="00E9156C">
              <w:rPr>
                <w:rFonts w:ascii="仿宋" w:eastAsia="仿宋" w:hAnsi="仿宋" w:cs="Times New Roman" w:hint="eastAsia"/>
                <w:spacing w:val="-6"/>
                <w:sz w:val="24"/>
                <w:szCs w:val="28"/>
                <w14:ligatures w14:val="standardContextual"/>
              </w:rPr>
              <w:t>开发工具链</w:t>
            </w:r>
            <w:r>
              <w:rPr>
                <w:rFonts w:ascii="仿宋" w:eastAsia="仿宋" w:hAnsi="仿宋" w:cs="Times New Roman" w:hint="eastAsia"/>
                <w:spacing w:val="-6"/>
                <w:sz w:val="24"/>
                <w:szCs w:val="28"/>
                <w14:ligatures w14:val="standardContextual"/>
              </w:rPr>
              <w:t>，</w:t>
            </w:r>
            <w:r w:rsidRPr="00DE35C5">
              <w:rPr>
                <w:rFonts w:ascii="仿宋" w:eastAsia="仿宋" w:hAnsi="仿宋" w:cs="Times New Roman" w:hint="eastAsia"/>
                <w:spacing w:val="-6"/>
                <w:sz w:val="24"/>
                <w:szCs w:val="28"/>
                <w14:ligatures w14:val="standardContextual"/>
              </w:rPr>
              <w:t>构建原型模型库</w:t>
            </w:r>
            <w:r w:rsidR="000E471C">
              <w:rPr>
                <w:rFonts w:ascii="仿宋" w:eastAsia="仿宋" w:hAnsi="仿宋" w:cs="Times New Roman" w:hint="eastAsia"/>
                <w:spacing w:val="-6"/>
                <w:sz w:val="24"/>
                <w:szCs w:val="28"/>
                <w14:ligatures w14:val="standardContextual"/>
              </w:rPr>
              <w:t>；</w:t>
            </w:r>
            <w:r w:rsidR="000E471C" w:rsidRPr="000E471C">
              <w:rPr>
                <w:rFonts w:ascii="仿宋" w:eastAsia="仿宋" w:hAnsi="仿宋" w:cs="Times New Roman" w:hint="eastAsia"/>
                <w:spacing w:val="-6"/>
                <w:sz w:val="24"/>
                <w:szCs w:val="28"/>
                <w14:ligatures w14:val="standardContextual"/>
              </w:rPr>
              <w:t>构建消防场景下</w:t>
            </w:r>
            <w:proofErr w:type="gramStart"/>
            <w:r w:rsidR="000E471C" w:rsidRPr="000E471C">
              <w:rPr>
                <w:rFonts w:ascii="仿宋" w:eastAsia="仿宋" w:hAnsi="仿宋" w:cs="Times New Roman" w:hint="eastAsia"/>
                <w:spacing w:val="-6"/>
                <w:sz w:val="24"/>
                <w:szCs w:val="28"/>
                <w14:ligatures w14:val="standardContextual"/>
              </w:rPr>
              <w:t>的端云</w:t>
            </w:r>
            <w:r w:rsidR="000E471C">
              <w:rPr>
                <w:rFonts w:ascii="仿宋" w:eastAsia="仿宋" w:hAnsi="仿宋" w:cs="Times New Roman" w:hint="eastAsia"/>
                <w:spacing w:val="-6"/>
                <w:sz w:val="24"/>
                <w:szCs w:val="28"/>
                <w14:ligatures w14:val="standardContextual"/>
              </w:rPr>
              <w:t>协同</w:t>
            </w:r>
            <w:proofErr w:type="gramEnd"/>
            <w:r w:rsidR="000E471C" w:rsidRPr="000E471C">
              <w:rPr>
                <w:rFonts w:ascii="仿宋" w:eastAsia="仿宋" w:hAnsi="仿宋" w:cs="Times New Roman" w:hint="eastAsia"/>
                <w:spacing w:val="-6"/>
                <w:sz w:val="24"/>
                <w:szCs w:val="28"/>
                <w14:ligatures w14:val="standardContextual"/>
              </w:rPr>
              <w:t>决策模块</w:t>
            </w:r>
            <w:r w:rsidR="000E471C">
              <w:rPr>
                <w:rFonts w:ascii="仿宋" w:eastAsia="仿宋" w:hAnsi="仿宋" w:cs="Times New Roman" w:hint="eastAsia"/>
                <w:spacing w:val="-6"/>
                <w:sz w:val="24"/>
                <w:szCs w:val="28"/>
                <w14:ligatures w14:val="standardContextual"/>
              </w:rPr>
              <w:t>并开展测试验证；研制</w:t>
            </w:r>
            <w:r w:rsidR="000E471C" w:rsidRPr="007A0A2B">
              <w:rPr>
                <w:rFonts w:ascii="Times New Roman" w:eastAsia="仿宋_GB2312" w:hAnsi="Times New Roman" w:hint="eastAsia"/>
                <w:szCs w:val="28"/>
              </w:rPr>
              <w:t>5G-A+AI</w:t>
            </w:r>
            <w:r w:rsidR="000E471C">
              <w:rPr>
                <w:rFonts w:ascii="Times New Roman" w:eastAsia="仿宋_GB2312" w:hAnsi="Times New Roman" w:hint="eastAsia"/>
                <w:szCs w:val="28"/>
              </w:rPr>
              <w:t>融合终端原型样机；建设消防指挥一体化系统。</w:t>
            </w:r>
          </w:p>
        </w:tc>
      </w:tr>
      <w:tr w:rsidR="00487400" w14:paraId="2CDD54EC" w14:textId="77777777" w:rsidTr="00611812">
        <w:trPr>
          <w:jc w:val="center"/>
        </w:trPr>
        <w:tc>
          <w:tcPr>
            <w:tcW w:w="846"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26A4D8B" w14:textId="77777777" w:rsidR="00487400" w:rsidRDefault="00487400" w:rsidP="00611812">
            <w:pPr>
              <w:snapToGrid w:val="0"/>
              <w:jc w:val="center"/>
              <w:rPr>
                <w:rFonts w:ascii="仿宋" w:eastAsia="仿宋" w:hAnsi="仿宋" w:cs="Times New Roman"/>
                <w:color w:val="000000"/>
                <w:sz w:val="24"/>
                <w14:ligatures w14:val="standardContextual"/>
              </w:rPr>
            </w:pPr>
            <w:r>
              <w:rPr>
                <w:rFonts w:ascii="仿宋" w:eastAsia="仿宋" w:hAnsi="仿宋" w:cs="Times New Roman" w:hint="eastAsia"/>
                <w:color w:val="000000"/>
                <w:sz w:val="24"/>
                <w14:ligatures w14:val="standardContextual"/>
              </w:rPr>
              <w:t>4</w:t>
            </w:r>
          </w:p>
        </w:tc>
        <w:tc>
          <w:tcPr>
            <w:tcW w:w="1838" w:type="dxa"/>
            <w:tcBorders>
              <w:top w:val="nil"/>
              <w:left w:val="nil"/>
              <w:bottom w:val="single" w:sz="8" w:space="0" w:color="auto"/>
              <w:right w:val="single" w:sz="8" w:space="0" w:color="auto"/>
            </w:tcBorders>
            <w:tcMar>
              <w:top w:w="0" w:type="dxa"/>
              <w:left w:w="108" w:type="dxa"/>
              <w:bottom w:w="0" w:type="dxa"/>
              <w:right w:w="108" w:type="dxa"/>
            </w:tcMar>
          </w:tcPr>
          <w:p w14:paraId="532DB3FF" w14:textId="77777777" w:rsidR="00487400" w:rsidRDefault="00487400" w:rsidP="00611812">
            <w:pPr>
              <w:snapToGrid w:val="0"/>
              <w:jc w:val="center"/>
              <w:rPr>
                <w:rFonts w:ascii="仿宋" w:eastAsia="仿宋" w:hAnsi="仿宋" w:cs="Times New Roman"/>
                <w:color w:val="000000"/>
                <w:sz w:val="24"/>
                <w14:ligatures w14:val="standardContextual"/>
              </w:rPr>
            </w:pPr>
            <w:r>
              <w:rPr>
                <w:rFonts w:ascii="仿宋" w:eastAsia="仿宋" w:hAnsi="仿宋" w:cs="Times New Roman" w:hint="eastAsia"/>
                <w:color w:val="000000"/>
                <w:sz w:val="24"/>
                <w14:ligatures w14:val="standardContextual"/>
              </w:rPr>
              <w:t>202</w:t>
            </w:r>
            <w:r>
              <w:rPr>
                <w:rFonts w:ascii="仿宋" w:eastAsia="仿宋" w:hAnsi="仿宋" w:cs="Times New Roman"/>
                <w:color w:val="000000"/>
                <w:sz w:val="24"/>
                <w14:ligatures w14:val="standardContextual"/>
              </w:rPr>
              <w:t>7</w:t>
            </w:r>
            <w:r>
              <w:rPr>
                <w:rFonts w:ascii="仿宋" w:eastAsia="仿宋" w:hAnsi="仿宋" w:cs="Times New Roman" w:hint="eastAsia"/>
                <w:color w:val="000000"/>
                <w:sz w:val="24"/>
                <w14:ligatures w14:val="standardContextual"/>
              </w:rPr>
              <w:t>年9月</w:t>
            </w:r>
          </w:p>
        </w:tc>
        <w:tc>
          <w:tcPr>
            <w:tcW w:w="5811" w:type="dxa"/>
            <w:tcBorders>
              <w:top w:val="nil"/>
              <w:left w:val="nil"/>
              <w:bottom w:val="single" w:sz="8" w:space="0" w:color="auto"/>
              <w:right w:val="single" w:sz="8" w:space="0" w:color="auto"/>
            </w:tcBorders>
            <w:tcMar>
              <w:top w:w="0" w:type="dxa"/>
              <w:left w:w="108" w:type="dxa"/>
              <w:bottom w:w="0" w:type="dxa"/>
              <w:right w:w="108" w:type="dxa"/>
            </w:tcMar>
            <w:vAlign w:val="center"/>
          </w:tcPr>
          <w:p w14:paraId="1B5F2A0F" w14:textId="59F6A64C" w:rsidR="00487400" w:rsidRDefault="000E471C" w:rsidP="00611812">
            <w:pPr>
              <w:widowControl/>
              <w:snapToGrid w:val="0"/>
              <w:ind w:firstLineChars="200" w:firstLine="456"/>
              <w:rPr>
                <w:rFonts w:ascii="仿宋" w:eastAsia="仿宋" w:hAnsi="仿宋" w:cs="Times New Roman"/>
                <w:spacing w:val="-6"/>
                <w:sz w:val="24"/>
                <w:szCs w:val="28"/>
                <w14:ligatures w14:val="standardContextual"/>
              </w:rPr>
            </w:pPr>
            <w:r>
              <w:rPr>
                <w:rFonts w:ascii="仿宋" w:eastAsia="仿宋" w:hAnsi="仿宋" w:cs="Times New Roman" w:hint="eastAsia"/>
                <w:spacing w:val="-6"/>
                <w:sz w:val="24"/>
                <w:szCs w:val="28"/>
                <w14:ligatures w14:val="standardContextual"/>
              </w:rPr>
              <w:t>基于集成系统，开展典型应用示范，</w:t>
            </w:r>
            <w:r w:rsidR="00487400">
              <w:rPr>
                <w:rFonts w:ascii="仿宋" w:eastAsia="仿宋" w:hAnsi="仿宋" w:cs="Times New Roman" w:hint="eastAsia"/>
                <w:spacing w:val="-6"/>
                <w:sz w:val="24"/>
                <w:szCs w:val="28"/>
                <w14:ligatures w14:val="standardContextual"/>
              </w:rPr>
              <w:t>原型模组系统与芯片集成调试调优，满足项目整体技术考核指标要求。</w:t>
            </w:r>
          </w:p>
        </w:tc>
      </w:tr>
    </w:tbl>
    <w:p w14:paraId="7DF9A7A4" w14:textId="77777777" w:rsidR="00732433" w:rsidRPr="00487400" w:rsidRDefault="00732433" w:rsidP="00712F60">
      <w:pPr>
        <w:spacing w:line="560" w:lineRule="exact"/>
        <w:jc w:val="left"/>
        <w:rPr>
          <w:rFonts w:ascii="仿宋_GB2312" w:eastAsia="仿宋_GB2312" w:hAnsi="仿宋_GB2312" w:cs="仿宋_GB2312"/>
          <w:sz w:val="32"/>
          <w:szCs w:val="32"/>
        </w:rPr>
      </w:pPr>
    </w:p>
    <w:p w14:paraId="5F2022BF" w14:textId="77777777" w:rsidR="00732433" w:rsidRDefault="00732433" w:rsidP="00712F60">
      <w:pPr>
        <w:spacing w:line="560" w:lineRule="exact"/>
        <w:jc w:val="left"/>
        <w:rPr>
          <w:rFonts w:ascii="仿宋_GB2312" w:eastAsia="仿宋_GB2312" w:hAnsi="仿宋_GB2312" w:cs="仿宋_GB2312"/>
          <w:sz w:val="32"/>
          <w:szCs w:val="32"/>
        </w:rPr>
      </w:pPr>
    </w:p>
    <w:p w14:paraId="572FE9AB" w14:textId="77777777" w:rsidR="00796E9D" w:rsidRDefault="00565CB9">
      <w:pPr>
        <w:pStyle w:val="1"/>
        <w:numPr>
          <w:ilvl w:val="0"/>
          <w:numId w:val="3"/>
        </w:numPr>
        <w:spacing w:line="560" w:lineRule="exact"/>
        <w:ind w:firstLineChars="0"/>
        <w:rPr>
          <w:rFonts w:ascii="仿宋_GB2312" w:eastAsia="仿宋_GB2312" w:hAnsi="仿宋_GB2312" w:cs="仿宋_GB2312"/>
          <w:szCs w:val="32"/>
        </w:rPr>
      </w:pPr>
      <w:r>
        <w:rPr>
          <w:rFonts w:ascii="仿宋_GB2312" w:eastAsia="仿宋_GB2312" w:hAnsi="仿宋_GB2312" w:cs="仿宋_GB2312" w:hint="eastAsia"/>
          <w:szCs w:val="32"/>
        </w:rPr>
        <w:t>工作条件和环境保障</w:t>
      </w:r>
    </w:p>
    <w:p w14:paraId="4D42179F" w14:textId="5667D3EC" w:rsidR="00796E9D" w:rsidRDefault="00565CB9">
      <w:pPr>
        <w:spacing w:line="560" w:lineRule="exact"/>
        <w:ind w:firstLineChars="202" w:firstLine="622"/>
        <w:jc w:val="left"/>
        <w:rPr>
          <w:rFonts w:ascii="仿宋_GB2312" w:eastAsia="仿宋_GB2312" w:hAnsi="仿宋_GB2312" w:cs="仿宋_GB2312"/>
          <w:spacing w:val="-6"/>
          <w:sz w:val="32"/>
          <w:szCs w:val="32"/>
        </w:rPr>
      </w:pPr>
      <w:r>
        <w:rPr>
          <w:rFonts w:ascii="仿宋_GB2312" w:eastAsia="仿宋_GB2312" w:hAnsi="仿宋_GB2312" w:cs="仿宋_GB2312" w:hint="eastAsia"/>
          <w:spacing w:val="-6"/>
          <w:sz w:val="32"/>
          <w:szCs w:val="32"/>
        </w:rPr>
        <w:t>（简述</w:t>
      </w:r>
      <w:r w:rsidR="007073BD">
        <w:rPr>
          <w:rFonts w:ascii="仿宋_GB2312" w:eastAsia="仿宋_GB2312" w:hAnsi="仿宋_GB2312" w:cs="仿宋_GB2312" w:hint="eastAsia"/>
          <w:spacing w:val="-6"/>
          <w:sz w:val="32"/>
          <w:szCs w:val="32"/>
        </w:rPr>
        <w:t>项目负责人及主要团队成员</w:t>
      </w:r>
      <w:r>
        <w:rPr>
          <w:rFonts w:ascii="仿宋_GB2312" w:eastAsia="仿宋_GB2312" w:hAnsi="仿宋_GB2312" w:cs="仿宋_GB2312" w:hint="eastAsia"/>
          <w:spacing w:val="-6"/>
          <w:sz w:val="32"/>
          <w:szCs w:val="32"/>
        </w:rPr>
        <w:t>在项目中承担的任务、参与程度，介绍团队主要人员的情况、技术优势，项目申请单位情况、资金保障条件，项目组织机制设计等。）</w:t>
      </w:r>
    </w:p>
    <w:p w14:paraId="7F7FD29D" w14:textId="266DC6AB" w:rsidR="00E840FD" w:rsidRPr="00A03762" w:rsidRDefault="00E840FD" w:rsidP="00712F60">
      <w:pPr>
        <w:pStyle w:val="6G"/>
      </w:pPr>
      <w:r w:rsidRPr="00A03762">
        <w:rPr>
          <w:rFonts w:hint="eastAsia"/>
        </w:rPr>
        <w:t>本项目由上海迪爱斯信息技术有限公司牵头、联合上海大学、上海</w:t>
      </w:r>
      <w:r w:rsidR="00A03762">
        <w:rPr>
          <w:rFonts w:hint="eastAsia"/>
        </w:rPr>
        <w:t>交通</w:t>
      </w:r>
      <w:r w:rsidRPr="00A03762">
        <w:rPr>
          <w:rFonts w:hint="eastAsia"/>
        </w:rPr>
        <w:t>大学、上海市消防救援总队、浦东新区消防救援支队，构建产学研用团队，开展项目建设。</w:t>
      </w:r>
    </w:p>
    <w:p w14:paraId="18AF6790" w14:textId="6A42ED53" w:rsidR="00E840FD" w:rsidRPr="00712F60" w:rsidRDefault="00BF14AF" w:rsidP="00A03762">
      <w:pPr>
        <w:spacing w:line="560" w:lineRule="exact"/>
        <w:ind w:firstLineChars="202" w:firstLine="584"/>
        <w:jc w:val="left"/>
        <w:rPr>
          <w:rFonts w:ascii="仿宋_GB2312" w:eastAsia="仿宋_GB2312" w:hAnsi="仿宋_GB2312" w:cs="仿宋_GB2312"/>
          <w:b/>
          <w:bCs/>
          <w:spacing w:val="-6"/>
          <w:sz w:val="30"/>
          <w:szCs w:val="30"/>
        </w:rPr>
      </w:pPr>
      <w:r w:rsidRPr="00712F60">
        <w:rPr>
          <w:rFonts w:ascii="仿宋_GB2312" w:eastAsia="仿宋_GB2312" w:hAnsi="仿宋_GB2312" w:cs="仿宋_GB2312" w:hint="eastAsia"/>
          <w:b/>
          <w:bCs/>
          <w:spacing w:val="-6"/>
          <w:sz w:val="30"/>
          <w:szCs w:val="30"/>
        </w:rPr>
        <w:t>1</w:t>
      </w:r>
      <w:r w:rsidR="00E840FD" w:rsidRPr="00712F60">
        <w:rPr>
          <w:rFonts w:ascii="仿宋_GB2312" w:eastAsia="仿宋_GB2312" w:hAnsi="仿宋_GB2312" w:cs="仿宋_GB2312" w:hint="eastAsia"/>
          <w:b/>
          <w:bCs/>
          <w:spacing w:val="-6"/>
          <w:sz w:val="30"/>
          <w:szCs w:val="30"/>
        </w:rPr>
        <w:t>、项目负责人及主要团队成员</w:t>
      </w:r>
    </w:p>
    <w:p w14:paraId="085DD6D1" w14:textId="22A3355D" w:rsidR="00A03762" w:rsidRPr="00712F60" w:rsidRDefault="00A03762" w:rsidP="00712F60">
      <w:pPr>
        <w:pStyle w:val="6G"/>
      </w:pPr>
      <w:r w:rsidRPr="00712F60">
        <w:rPr>
          <w:rFonts w:hint="eastAsia"/>
        </w:rPr>
        <w:t>杜渂，教授级高工、博导、湖北省产业教授。现任上海迪爱斯信息技术有限公司首席科学家、首席架构师。中国信息通信科技集团科技委委员、卫星互联网指挥部成员、人工智能专家组成员。大数据流通与交易技术国家工程实验室社会安全大数据应用研究中心主任、上海大数据应用创新中</w:t>
      </w:r>
      <w:r w:rsidRPr="00712F60">
        <w:rPr>
          <w:rFonts w:hint="eastAsia"/>
        </w:rPr>
        <w:lastRenderedPageBreak/>
        <w:t>心副主任、上海市旅游大数据联合创新实验室首席数据官、《电信快报》副主编等。</w:t>
      </w:r>
    </w:p>
    <w:p w14:paraId="1306CD5F" w14:textId="2497805E" w:rsidR="00A03762" w:rsidRPr="00712F60" w:rsidRDefault="00A03762" w:rsidP="00712F60">
      <w:pPr>
        <w:pStyle w:val="6G"/>
      </w:pPr>
      <w:r w:rsidRPr="00712F60">
        <w:rPr>
          <w:rFonts w:hint="eastAsia"/>
        </w:rPr>
        <w:t>长期从事人工智能、大数据、卫星互联网、物联网、应急指挥等领域信息化系统的研发工作。工作期间作为负责人或技术负责人，主持了国家及上海市在人工智能、大数据、卫星互联网、物联网、5G应用等领域政府科研专项50余项。主持了公共安全、智慧城市、应急、互联网、金融等领域大中型信息化系统建设项目300余项。9项研究成果达到国际先进水平或国内领先水平，申请发明专利80余项，授权20余项，软件著作权70余项，发表论文70余篇，参编标准7项。</w:t>
      </w:r>
    </w:p>
    <w:p w14:paraId="238A2F05" w14:textId="77777777" w:rsidR="00A03762" w:rsidRPr="00712F60" w:rsidRDefault="00A03762" w:rsidP="00712F60">
      <w:pPr>
        <w:pStyle w:val="6G"/>
      </w:pPr>
      <w:r w:rsidRPr="00712F60">
        <w:rPr>
          <w:rFonts w:hint="eastAsia"/>
        </w:rPr>
        <w:t>任IEEE、中国计算机学会、中国电子学会、中国通信学会、中国人工智能学会、中国宇航学会、中国指挥与控制学会等多个学会专委职务，担任国家科技奖励和多个省市科技奖励评审专家，科技部、工信部、教育部、财政部评审专家，中国电子学会、中国通信学会科技专家，上海市经信委、科委、教委评审专家，湖北省科技厅高端专家，广东省科技厅、黑龙江省科技厅、深圳市科创局等多个省市专家。</w:t>
      </w:r>
    </w:p>
    <w:p w14:paraId="070166E5" w14:textId="6324493F" w:rsidR="00A03762" w:rsidRPr="00712F60" w:rsidRDefault="00A03762" w:rsidP="00712F60">
      <w:pPr>
        <w:pStyle w:val="6G"/>
      </w:pPr>
      <w:r w:rsidRPr="00712F60">
        <w:rPr>
          <w:rFonts w:hint="eastAsia"/>
        </w:rPr>
        <w:t>作为负责人带领团队所研发的产品获20余项省部级和行业奖励，包括“全省警情大数据应用服务平台”获智慧江苏十大标志性工程项目奖、重点工程项目奖，公安部科技进步三等奖、中国电子信息行业优秀创新软件产品奖等。</w:t>
      </w:r>
    </w:p>
    <w:p w14:paraId="5BD50734" w14:textId="357B15A4" w:rsidR="00A03762" w:rsidRPr="00712F60" w:rsidRDefault="00A03762" w:rsidP="00712F60">
      <w:pPr>
        <w:pStyle w:val="6G"/>
      </w:pPr>
      <w:r w:rsidRPr="00712F60">
        <w:rPr>
          <w:rFonts w:hint="eastAsia"/>
        </w:rPr>
        <w:t>获国务院政府特殊津贴专家、全国优秀首席信息官、上海领军人才、上海市优秀技术带头人、上海市技能大师、首届上海智慧城市建设领军先锋、中国电子学会优秀科技工作者、中国计算机学会杰出会员等10余项荣誉。获上海市技术发明一等奖、中国通信学会科学技术二等奖2项等10余项科技奖励。</w:t>
      </w:r>
    </w:p>
    <w:p w14:paraId="464AC84C" w14:textId="6CA6BE96" w:rsidR="00E840FD" w:rsidRPr="00712F60" w:rsidRDefault="00E840FD" w:rsidP="00712F60">
      <w:pPr>
        <w:spacing w:line="560" w:lineRule="exact"/>
        <w:ind w:leftChars="-3" w:left="-6"/>
        <w:jc w:val="left"/>
        <w:rPr>
          <w:rFonts w:ascii="仿宋_GB2312" w:eastAsia="仿宋_GB2312" w:hAnsi="仿宋_GB2312" w:cs="仿宋_GB2312"/>
          <w:b/>
          <w:bCs/>
          <w:spacing w:val="-6"/>
          <w:sz w:val="30"/>
          <w:szCs w:val="30"/>
        </w:rPr>
      </w:pPr>
      <w:r w:rsidRPr="00712F60">
        <w:rPr>
          <w:rFonts w:ascii="仿宋_GB2312" w:eastAsia="仿宋_GB2312" w:hAnsi="仿宋_GB2312" w:cs="仿宋_GB2312" w:hint="eastAsia"/>
          <w:b/>
          <w:bCs/>
          <w:spacing w:val="-6"/>
          <w:sz w:val="30"/>
          <w:szCs w:val="30"/>
        </w:rPr>
        <w:lastRenderedPageBreak/>
        <w:t>2、</w:t>
      </w:r>
      <w:r w:rsidR="00F13F95" w:rsidRPr="00712F60">
        <w:rPr>
          <w:rFonts w:ascii="仿宋_GB2312" w:eastAsia="仿宋_GB2312" w:hAnsi="仿宋_GB2312" w:cs="仿宋_GB2312" w:hint="eastAsia"/>
          <w:b/>
          <w:bCs/>
          <w:spacing w:val="-6"/>
          <w:sz w:val="30"/>
          <w:szCs w:val="30"/>
        </w:rPr>
        <w:t>项目申请单位情况</w:t>
      </w:r>
    </w:p>
    <w:p w14:paraId="62FC8501" w14:textId="1BEA7329" w:rsidR="00F13F95" w:rsidRPr="00712F60" w:rsidRDefault="00F13F95" w:rsidP="00712F60">
      <w:pPr>
        <w:pStyle w:val="6G"/>
        <w:ind w:firstLine="518"/>
        <w:rPr>
          <w:b/>
          <w:bCs/>
        </w:rPr>
      </w:pPr>
      <w:r w:rsidRPr="00712F60">
        <w:rPr>
          <w:rFonts w:hint="eastAsia"/>
          <w:b/>
          <w:bCs/>
        </w:rPr>
        <w:t>（1）上海迪爱斯信息技术有限公司</w:t>
      </w:r>
    </w:p>
    <w:p w14:paraId="7F77AC87" w14:textId="77777777" w:rsidR="002F4AE5" w:rsidRPr="004C412E" w:rsidRDefault="002F4AE5" w:rsidP="00712F60">
      <w:pPr>
        <w:pStyle w:val="6G"/>
      </w:pPr>
      <w:r w:rsidRPr="004C412E">
        <w:rPr>
          <w:rFonts w:hint="eastAsia"/>
        </w:rPr>
        <w:t>上海迪爱斯信息技术有限公司隶属大型中央科技企业中国信息通信科技集团有限公司，是国内社会应急领域软件开发、系统集成、综合服务的领军企业。是国资委“双百改革”试点企业，中国信息通信科技集团主业公司。是电信科学技术第一研究所、上市公司武汉长江通信产业集团（600345）的核心主体单位。</w:t>
      </w:r>
    </w:p>
    <w:p w14:paraId="2D22C6AF" w14:textId="3DD5B74C" w:rsidR="002F4AE5" w:rsidRPr="004C412E" w:rsidRDefault="002F4AE5" w:rsidP="00712F60">
      <w:pPr>
        <w:pStyle w:val="6G"/>
      </w:pPr>
      <w:r w:rsidRPr="004C412E">
        <w:rPr>
          <w:rFonts w:hint="eastAsia"/>
        </w:rPr>
        <w:t>公司是上海智慧应急产业联盟理事长单位、工信部应急通信产业联盟副理事长单位、中国指挥与控制学会理事单位、中国指挥与控制学会智能指挥调度专委会副主任委员单位、上海大数据联盟副理事长单位、上海市软件行业协会副会长单位、上海市人工智能行业协会理事单位等；大数据流通与交易技术国家工程实验室社会安全大数据应用研究中心承担单位、上海大数据应用创新中心发起单位、上海市大数据联合创新实验室联合共建单位、上海市企业技术中心承担单位等；也是中国浦东干部学院“政府应急管理/危机管理”唯一院外教学点。</w:t>
      </w:r>
    </w:p>
    <w:p w14:paraId="2A2CE2FE" w14:textId="77777777" w:rsidR="002F4AE5" w:rsidRPr="004C412E" w:rsidRDefault="002F4AE5" w:rsidP="00712F60">
      <w:pPr>
        <w:pStyle w:val="6G"/>
      </w:pPr>
      <w:r w:rsidRPr="004C412E">
        <w:rPr>
          <w:rFonts w:hint="eastAsia"/>
        </w:rPr>
        <w:t>公司是国家级重点新产品及国家重点火炬计划的高科技企业，连续十几年被评为上海市优秀高新技术企业和重点软件企业，同时，公司还是上海市小巨人企业、上海市专精特新企业、上海市创新型企业、徐汇区科技小巨人企业、徐汇区技术中心、上海市软件与系统集成行业企业竞争力50强企业、上海市“守信用、重合同”企业、上海市工商免检企业。</w:t>
      </w:r>
    </w:p>
    <w:p w14:paraId="170D05B0" w14:textId="77777777" w:rsidR="002F4AE5" w:rsidRPr="004C412E" w:rsidRDefault="002F4AE5" w:rsidP="00712F60">
      <w:pPr>
        <w:pStyle w:val="6G"/>
      </w:pPr>
      <w:r w:rsidRPr="004C412E">
        <w:rPr>
          <w:rFonts w:hint="eastAsia"/>
        </w:rPr>
        <w:t>公司具备国家“计算机信息系统集成一级资质”、“CMMI 5”、“ITSS”、“国家保密局涉密信息系统集成甲级资质”、“国家人防信息系统建设保密项目设计（施工）甲级资质”、“人防装车（甲级）资质”等一系列资质。</w:t>
      </w:r>
    </w:p>
    <w:p w14:paraId="699FFB7D" w14:textId="77777777" w:rsidR="002F4AE5" w:rsidRPr="004C412E" w:rsidRDefault="002F4AE5" w:rsidP="00712F60">
      <w:pPr>
        <w:pStyle w:val="6G"/>
      </w:pPr>
      <w:r w:rsidRPr="004C412E">
        <w:rPr>
          <w:rFonts w:hint="eastAsia"/>
        </w:rPr>
        <w:t>公司主要从事信息通信领域的软件开发、系统集成和咨询服务，以业</w:t>
      </w:r>
      <w:r w:rsidRPr="004C412E">
        <w:rPr>
          <w:rFonts w:hint="eastAsia"/>
        </w:rPr>
        <w:lastRenderedPageBreak/>
        <w:t>界领先的业务积累和市场潜力为基础，结合融合通信、物联网、云计算、大数据、人工智能等技术，为智慧城市、平安社会相关部门和企业提供预警预测、泛在感知、事件接报管理、大数据挖掘及辅助决策、智能指挥等覆盖全流程的系统解决方案，是国内知名的信息通信和呼叫服务平台整体解决方案提供商。</w:t>
      </w:r>
    </w:p>
    <w:p w14:paraId="397FE059" w14:textId="77777777" w:rsidR="002F4AE5" w:rsidRPr="004C412E" w:rsidRDefault="002F4AE5" w:rsidP="00712F60">
      <w:pPr>
        <w:pStyle w:val="6G"/>
      </w:pPr>
      <w:r w:rsidRPr="004C412E">
        <w:rPr>
          <w:rFonts w:hint="eastAsia"/>
        </w:rPr>
        <w:t>公司主要业务领域包括政府应急、公安、消防、人防、高速、安保、医疗救护、食药监、司法、地铁、烟草、燃气、商业、社区、军队等行业，并提供信息化管理的整体解决方案。公司成功研制了具有自主知识产权的集程控数字交换、数据通信和计算机信息处理技术为一体的应急指挥平台，开创了我国公安应急乃至于城市应急指挥的新局面，实现了公安、消防、交通等部门与城市应急服务的信息化。</w:t>
      </w:r>
    </w:p>
    <w:p w14:paraId="79CE8C6C" w14:textId="77777777" w:rsidR="002F4AE5" w:rsidRPr="004C412E" w:rsidRDefault="002F4AE5" w:rsidP="00712F60">
      <w:pPr>
        <w:pStyle w:val="6G"/>
      </w:pPr>
      <w:r w:rsidRPr="004C412E">
        <w:rPr>
          <w:rFonts w:hint="eastAsia"/>
        </w:rPr>
        <w:t>公司在国内应急消防、公安指挥调度细分行业排名第一（由中国指挥与控制学会、中国安全防范产品行业协会出具报告），直辖市及省会城市市场占有率超过70%，主要产品被应用于全国</w:t>
      </w:r>
      <w:r w:rsidRPr="004C412E">
        <w:t>4个直辖市、</w:t>
      </w:r>
      <w:r w:rsidRPr="004C412E">
        <w:rPr>
          <w:rFonts w:hint="eastAsia"/>
        </w:rPr>
        <w:t>1个特别行政区、</w:t>
      </w:r>
      <w:r w:rsidRPr="004C412E">
        <w:t>2</w:t>
      </w:r>
      <w:r w:rsidRPr="004C412E">
        <w:rPr>
          <w:rFonts w:hint="eastAsia"/>
        </w:rPr>
        <w:t>7</w:t>
      </w:r>
      <w:r w:rsidRPr="004C412E">
        <w:t>个省</w:t>
      </w:r>
      <w:r w:rsidRPr="004C412E">
        <w:rPr>
          <w:rFonts w:hint="eastAsia"/>
        </w:rPr>
        <w:t>级单位和省会</w:t>
      </w:r>
      <w:r w:rsidRPr="004C412E">
        <w:t>城市、</w:t>
      </w:r>
      <w:r w:rsidRPr="004C412E">
        <w:rPr>
          <w:rFonts w:hint="eastAsia"/>
        </w:rPr>
        <w:t>2</w:t>
      </w:r>
      <w:r w:rsidRPr="004C412E">
        <w:t>00</w:t>
      </w:r>
      <w:r w:rsidRPr="004C412E">
        <w:rPr>
          <w:rFonts w:hint="eastAsia"/>
        </w:rPr>
        <w:t>余地级市、1</w:t>
      </w:r>
      <w:r w:rsidRPr="004C412E">
        <w:t>000</w:t>
      </w:r>
      <w:r w:rsidRPr="004C412E">
        <w:rPr>
          <w:rFonts w:hint="eastAsia"/>
        </w:rPr>
        <w:t>余区县级市。承建了首届进博会、世博会、G20峰会、亚信峰会、APEC、奥运会、世博会、亚运会等具有里程碑意义应急指挥系统建设项目，创造了业内多个“第一”，为全国超过十亿人口提供服务。。</w:t>
      </w:r>
    </w:p>
    <w:p w14:paraId="03EE0020" w14:textId="77777777" w:rsidR="002F4AE5" w:rsidRPr="004C412E" w:rsidRDefault="002F4AE5" w:rsidP="00712F60">
      <w:pPr>
        <w:pStyle w:val="6G"/>
      </w:pPr>
      <w:r w:rsidRPr="004C412E">
        <w:rPr>
          <w:rFonts w:hint="eastAsia"/>
        </w:rPr>
        <w:t>近年来，伴随着国家“一带一路”倡议，公司还将应急指挥系统推广到了海外，承建了亚洲、非洲、南美洲、欧洲4大洲29个国家和地区的40余个智慧应急信息化项目，包括巴基斯坦、肯尼亚、老挝、毛里求斯、尼日利亚、埃及、科特迪瓦、塞内加尔、博兹瓦纳、苏里南等，在国际市场具有一定的影响力。其中巴基斯坦伊斯兰堡的应急系统由于成效显著、影响广泛还受到中央电视台的特别报道，取得良好的社会效益和经济效益。</w:t>
      </w:r>
    </w:p>
    <w:p w14:paraId="5C878CE3" w14:textId="77777777" w:rsidR="002F4AE5" w:rsidRPr="004C412E" w:rsidRDefault="002F4AE5" w:rsidP="00712F60">
      <w:pPr>
        <w:pStyle w:val="6G"/>
      </w:pPr>
      <w:r w:rsidRPr="004C412E">
        <w:rPr>
          <w:rFonts w:hint="eastAsia"/>
        </w:rPr>
        <w:lastRenderedPageBreak/>
        <w:t>作为应急行业的领跑者，公司的成绩受到了政府和行业的肯定，先后参与了国家、公安部、邮电部、省级和行业多个标准及规范的制定工作。主要有《消防通信指挥系统施工及验收规范》（GB 50401-2007）、《移动消防指挥中心通用技术要求》（GB 25113-2010）、《消防通信指挥系统设计规范》（GB 50313-2013）、《火警受理联动控制装置》（</w:t>
      </w:r>
      <w:r w:rsidRPr="004C412E">
        <w:t>GB/T 38254-2019</w:t>
      </w:r>
      <w:r w:rsidRPr="004C412E">
        <w:rPr>
          <w:rFonts w:hint="eastAsia"/>
        </w:rPr>
        <w:t>）等国家标准；《110报警服务台技术标准》、《公安机关12110短信报警系统技术规范》、《县市级公安机关“三台合一”接处警系统技术规范》、《地级（含）以上城市公安机关“三台合一”接处警系统技术规范》等公安部标准；《数字程控调度机技术要求和测试方法》等邮电部标准；《浙江省公安机关“三台合一”接处警系统技术要求及有关规范》、《福建省公安机关110、119、122“三台合一”接处警系统数据规范》、《江苏省公安机关110接处警技术系统数据规范》、《山东省公安厅110接处警数据规范》等省级规范。作为10家标准核心编写单位之一，主导了国内首个生成式AI标准《生成式人工智能技术及评估评估方法》系列标准的编制工作，承担了十余项人工智能相关标准的制定工作。</w:t>
      </w:r>
    </w:p>
    <w:p w14:paraId="5734C252" w14:textId="44CE6697" w:rsidR="002F4AE5" w:rsidRPr="004C412E" w:rsidRDefault="002F4AE5" w:rsidP="00712F60">
      <w:pPr>
        <w:pStyle w:val="6G"/>
      </w:pPr>
      <w:r w:rsidRPr="004C412E">
        <w:rPr>
          <w:rFonts w:hint="eastAsia"/>
        </w:rPr>
        <w:t>公司承担了50余项国家和上海市在应急指挥、人工智能、大数据、5G、物联网、车联网、卫星互联网等领域的科研攻关项目，如“十一五”国家科技支撑计划重大项目“突发公共事件预测预警与智能决策技术研究—社会安全事件预测预警与智能决策技术研究”、国家重点研发计划、国家自然科学基金委人工智能基金重点专项、工信部大数据产业发展试点示范项目、工信部电子基金、上海市人工智能创新发展专项、上海市科技支撑计划专项、上海市科技创新行动计划专项资金项目、上海市高质量发展专项资金项目、上海市高新技术产业化重大项目、上海市信息化发展专项资金（大数据方向、5G方向、车联网方向等）计划项目、上海市软件与集成电路产</w:t>
      </w:r>
      <w:r w:rsidRPr="004C412E">
        <w:rPr>
          <w:rFonts w:hint="eastAsia"/>
        </w:rPr>
        <w:lastRenderedPageBreak/>
        <w:t>业发展专项资金等。近几年科研成果中，达到国际先进水平7项，国内领先水平2项。</w:t>
      </w:r>
    </w:p>
    <w:p w14:paraId="1E0FA62C" w14:textId="77777777" w:rsidR="002F4AE5" w:rsidRDefault="002F4AE5" w:rsidP="00712F60">
      <w:pPr>
        <w:pStyle w:val="6G"/>
      </w:pPr>
      <w:r w:rsidRPr="004C412E">
        <w:rPr>
          <w:rFonts w:hint="eastAsia"/>
        </w:rPr>
        <w:t>公司拥有几百项自主知识产权的国家专利和软件著作权。多项产品获得了国家重点新产品证书、上海市重点新产品证书、公安部设备进网许可证、工信部电信管理局电信设备进网许可证等证书。获得了“国家级重点新产品”等国家级重大奖项32项，“公安部科技进步奖”、“上海市科技进步奖”等省部级级重点科研成果奖26项，其中上海市应急联动中心项目获得上海市科学技术进步一等奖，多项科研成果达到了国际先进或国内领先水平。</w:t>
      </w:r>
    </w:p>
    <w:p w14:paraId="0D12C4C6" w14:textId="74E7FA0D" w:rsidR="00F13F95" w:rsidRDefault="00F13F95" w:rsidP="00712F60">
      <w:pPr>
        <w:pStyle w:val="6G"/>
        <w:ind w:firstLine="538"/>
        <w:rPr>
          <w:rFonts w:ascii="仿宋_GB2312" w:eastAsia="仿宋_GB2312" w:hAnsi="仿宋_GB2312" w:cs="仿宋_GB2312"/>
          <w:b/>
          <w:bCs/>
          <w:spacing w:val="-6"/>
          <w:szCs w:val="28"/>
        </w:rPr>
      </w:pPr>
      <w:r w:rsidRPr="00712F60">
        <w:rPr>
          <w:rFonts w:ascii="仿宋_GB2312" w:eastAsia="仿宋_GB2312" w:hAnsi="仿宋_GB2312" w:cs="仿宋_GB2312" w:hint="eastAsia"/>
          <w:b/>
          <w:bCs/>
          <w:spacing w:val="-6"/>
          <w:szCs w:val="28"/>
        </w:rPr>
        <w:t>（2）上海大学</w:t>
      </w:r>
    </w:p>
    <w:p w14:paraId="09589DEC" w14:textId="656462E4" w:rsidR="006F3CCA" w:rsidRPr="006F3CCA" w:rsidRDefault="006F3CCA" w:rsidP="006F3CCA">
      <w:pPr>
        <w:pStyle w:val="6G"/>
      </w:pPr>
      <w:r w:rsidRPr="006F3CCA">
        <w:rPr>
          <w:rFonts w:hint="eastAsia"/>
        </w:rPr>
        <w:t>上海大学是国家“211 工程”重点建设的综合性大学，教育部与上海市人民政府共建高校，上海市首批高水平地方高校建设试点，国家一流学科建设高校，其“通信工程”学科获批全国一流专业。研究团队所属微电子学院，是在上海市委市政府的指导支持下，与中科院上海分院、嘉定区，和上海微技术工业研究院共建，获批成为上海市高校首个综合预算改革试点的二级学院，获批上海市智能感知芯片技术协同创新中心（市教委）、上海市汽车智能网联交互芯片与系统重点实验室（市科委）、 上海市集成电路与新型显示材料工程研究中心（市发改委）三个省部级科研基地。拥有国家级人才7人，上海海外高层次人才35 名，高级外专13 名。近年来获得上海市技术发明一等奖2项、中国通信学会技术发明一等奖3项等多项荣誉，并顺利完成科技部863 重点项目、国际合作专项、工信部03 重大专项、国家自然基金、中科院战略性先导、上海市科委科技攻关重大项目等一批信息通信领域重大项目。深度参与ITU标准化、3GPP标准化、以及IMT-2020、IMT-2030推进组等相关工作，获批3项ITU标准，提交3GPP</w:t>
      </w:r>
      <w:r w:rsidRPr="006F3CCA">
        <w:rPr>
          <w:rFonts w:hint="eastAsia"/>
        </w:rPr>
        <w:lastRenderedPageBreak/>
        <w:t>标准化提案20余篇、国内IMT-2020、IMT-2030推进组提案近30篇。在围绕新一代信息技术的研发领域，面向国际学术前沿和国家产业发展重大需求，集中攻关，研究与转化方面起步早、积累丰富，与产业对接紧密，具备坚实的产业转化与应用基础。</w:t>
      </w:r>
    </w:p>
    <w:p w14:paraId="594B6746" w14:textId="055EA36A" w:rsidR="00F13F95" w:rsidRPr="00712F60" w:rsidRDefault="00F13F95" w:rsidP="00712F60">
      <w:pPr>
        <w:pStyle w:val="6G"/>
        <w:ind w:firstLine="538"/>
        <w:rPr>
          <w:rFonts w:ascii="仿宋_GB2312" w:eastAsia="仿宋_GB2312" w:hAnsi="仿宋_GB2312" w:cs="仿宋_GB2312"/>
          <w:b/>
          <w:bCs/>
          <w:spacing w:val="-6"/>
          <w:szCs w:val="28"/>
        </w:rPr>
      </w:pPr>
      <w:r w:rsidRPr="00712F60">
        <w:rPr>
          <w:rFonts w:ascii="仿宋_GB2312" w:eastAsia="仿宋_GB2312" w:hAnsi="仿宋_GB2312" w:cs="仿宋_GB2312" w:hint="eastAsia"/>
          <w:b/>
          <w:bCs/>
          <w:spacing w:val="-6"/>
          <w:szCs w:val="28"/>
        </w:rPr>
        <w:t>（3）上海</w:t>
      </w:r>
      <w:r w:rsidR="00A03762" w:rsidRPr="00712F60">
        <w:rPr>
          <w:rFonts w:ascii="仿宋_GB2312" w:eastAsia="仿宋_GB2312" w:hAnsi="仿宋_GB2312" w:cs="仿宋_GB2312" w:hint="eastAsia"/>
          <w:b/>
          <w:bCs/>
          <w:spacing w:val="-6"/>
          <w:szCs w:val="28"/>
        </w:rPr>
        <w:t>交通</w:t>
      </w:r>
      <w:r w:rsidRPr="00712F60">
        <w:rPr>
          <w:rFonts w:ascii="仿宋_GB2312" w:eastAsia="仿宋_GB2312" w:hAnsi="仿宋_GB2312" w:cs="仿宋_GB2312" w:hint="eastAsia"/>
          <w:b/>
          <w:bCs/>
          <w:spacing w:val="-6"/>
          <w:szCs w:val="28"/>
        </w:rPr>
        <w:t>大学</w:t>
      </w:r>
    </w:p>
    <w:p w14:paraId="23682010" w14:textId="77777777" w:rsidR="000E2C57" w:rsidRPr="000E2C57" w:rsidRDefault="000E2C57" w:rsidP="00712F60">
      <w:pPr>
        <w:pStyle w:val="6G"/>
      </w:pPr>
      <w:r w:rsidRPr="000E2C57">
        <w:rPr>
          <w:rFonts w:hint="eastAsia"/>
        </w:rPr>
        <w:t>上海交通大学项目组由电子信息与电气工程学院数据服务实验室为依托，该实验室是领域操作系统教育部工程研究中心和教育部未来媒体网络协同创新中心下的重要研究机构，具备的先进实验条件为本项目的开展提供有效支撑。该实验室由校研究生院副院长归琳特聘研究员担任主任，共有教师6名，博士研究生和硕士研究生超过30人，得到上海交通大学“双一流学科建设”以及上海市科委高峰高原学科专项的大力支持，建有一个完整的有线/无线混合的空间信息网络与数据服务开发验证平台。平台拥有较完备的通信、数字信号处理以及一定的人工智能算力等科研设备，包括多台通用软件无线电设备（NI USRP）、网络综测仪、高速宽带微波信号源、无线信道仿真仪、专用频谱测量仪及开发软件、便携式频谱仪、无线位置解算服务器、高性能AI服务器、存储服务器、边缘服务器、电口万兆交换机、电口以及光电混合SDN交换机等大型关键设备，为项目的顺利实施提供了良好的科研支撑平台。相关设备能够满足本项目通信加A</w:t>
      </w:r>
      <w:r w:rsidRPr="000E2C57">
        <w:t>I</w:t>
      </w:r>
      <w:r w:rsidRPr="000E2C57">
        <w:rPr>
          <w:rFonts w:hint="eastAsia"/>
        </w:rPr>
        <w:t>的开发验证需求。</w:t>
      </w:r>
    </w:p>
    <w:p w14:paraId="089F8C4D" w14:textId="1CA78FC3" w:rsidR="00F13F95" w:rsidRPr="00712F60" w:rsidRDefault="00F13F95" w:rsidP="00712F60">
      <w:pPr>
        <w:pStyle w:val="6G"/>
        <w:ind w:firstLine="538"/>
        <w:rPr>
          <w:rFonts w:ascii="仿宋_GB2312" w:eastAsia="仿宋_GB2312" w:hAnsi="仿宋_GB2312" w:cs="仿宋_GB2312"/>
          <w:b/>
          <w:bCs/>
          <w:spacing w:val="-6"/>
          <w:szCs w:val="28"/>
        </w:rPr>
      </w:pPr>
      <w:r w:rsidRPr="00712F60">
        <w:rPr>
          <w:rFonts w:ascii="仿宋_GB2312" w:eastAsia="仿宋_GB2312" w:hAnsi="仿宋_GB2312" w:cs="仿宋_GB2312" w:hint="eastAsia"/>
          <w:b/>
          <w:bCs/>
          <w:spacing w:val="-6"/>
          <w:szCs w:val="28"/>
        </w:rPr>
        <w:t>（4）上海市消防救援总队</w:t>
      </w:r>
    </w:p>
    <w:p w14:paraId="1EB06E4B" w14:textId="77777777" w:rsidR="002F4AE5" w:rsidRPr="00667A79" w:rsidRDefault="002F4AE5" w:rsidP="00712F60">
      <w:pPr>
        <w:pStyle w:val="6G"/>
      </w:pPr>
      <w:r w:rsidRPr="00667A79">
        <w:rPr>
          <w:rFonts w:hint="eastAsia"/>
        </w:rPr>
        <w:t>上海市消防救援总队为国家综合性消防救援队伍总队级单位，实行应急管理部、属地党委政府双重领导，以应急管理部为主的管理模式。国家综合性消防救援队伍作为综合性常备应急骨干力量，定位为应急救援主力军和国家队，承担着防范化解重大安全风险、应对处置各类灾害事故的重</w:t>
      </w:r>
      <w:r w:rsidRPr="00667A79">
        <w:rPr>
          <w:rFonts w:hint="eastAsia"/>
        </w:rPr>
        <w:lastRenderedPageBreak/>
        <w:t>要职责。根据中央《组建国家综合性消防救援队伍框架方案》，国家综合性消防救援队伍由应急管理部管理，实行统一领导、分级指挥，形成统一高效的领导指挥体系。</w:t>
      </w:r>
    </w:p>
    <w:p w14:paraId="7184006B" w14:textId="77777777" w:rsidR="002F4AE5" w:rsidRPr="00667A79" w:rsidRDefault="002F4AE5" w:rsidP="00712F60">
      <w:pPr>
        <w:pStyle w:val="6G"/>
      </w:pPr>
      <w:r w:rsidRPr="00667A79">
        <w:rPr>
          <w:rFonts w:hint="eastAsia"/>
        </w:rPr>
        <w:t>上海市消防救援总队承担城乡综合性消防救援工作，负责指挥调度相关灾害事故救援行动，承担重要会议、大型消防安全保卫工作；承担火灾预防、消防监督执法以及火灾事故调查处理相关职能，依法行使消防安全综合监管职能，推动落实消防安全责任制等，是一支全天候、全时制为城市提供消防安全保障的重要力量。总队现有主战消防车、举高消防车、专勤消防车、火场后援车等各类执勤战备车辆1000余辆。年接处警约7万余起，2021年，共接报警电话74.88万个、日均2052个，比2020年上升15.70%；接处各类警情7.25万起、日均199起，比2020年上升27.74%。其中，火警2.31万起、日均63起，抢险救援3.54起、日均97起，社会救助1.39万起、日均38起，排爆安检153起。</w:t>
      </w:r>
    </w:p>
    <w:p w14:paraId="3F7CCBDD" w14:textId="3400B7DA" w:rsidR="00F13F95" w:rsidRPr="00712F60" w:rsidRDefault="00F13F95" w:rsidP="00712F60">
      <w:pPr>
        <w:pStyle w:val="6G"/>
        <w:ind w:firstLine="538"/>
        <w:rPr>
          <w:rFonts w:ascii="仿宋_GB2312" w:eastAsia="仿宋_GB2312" w:hAnsi="仿宋_GB2312" w:cs="仿宋_GB2312"/>
          <w:b/>
          <w:bCs/>
          <w:spacing w:val="-6"/>
          <w:szCs w:val="28"/>
        </w:rPr>
      </w:pPr>
      <w:r w:rsidRPr="00712F60">
        <w:rPr>
          <w:rFonts w:ascii="仿宋_GB2312" w:eastAsia="仿宋_GB2312" w:hAnsi="仿宋_GB2312" w:cs="仿宋_GB2312" w:hint="eastAsia"/>
          <w:b/>
          <w:bCs/>
          <w:spacing w:val="-6"/>
          <w:szCs w:val="28"/>
        </w:rPr>
        <w:t>（5）浦东新区消防救援支队</w:t>
      </w:r>
    </w:p>
    <w:p w14:paraId="30EC7E25" w14:textId="77777777" w:rsidR="002F4AE5" w:rsidRPr="00667A79" w:rsidRDefault="002F4AE5" w:rsidP="00712F60">
      <w:pPr>
        <w:pStyle w:val="6G"/>
      </w:pPr>
      <w:r w:rsidRPr="00667A79">
        <w:rPr>
          <w:rFonts w:hint="eastAsia"/>
        </w:rPr>
        <w:t>近年来先后参与了市经信委的基于5G的城市指挥运营管理和应急实战指挥平台科研项目、浦东新区的智能化消防感知系统等项目的研究和建设。1人次</w:t>
      </w:r>
      <w:r w:rsidRPr="00667A79">
        <w:t>获评</w:t>
      </w:r>
      <w:r w:rsidRPr="00667A79">
        <w:rPr>
          <w:rFonts w:hint="eastAsia"/>
        </w:rPr>
        <w:t>2021年</w:t>
      </w:r>
      <w:r w:rsidRPr="00667A79">
        <w:t>度市科技进博三等奖</w:t>
      </w:r>
      <w:r w:rsidRPr="00667A79">
        <w:rPr>
          <w:rFonts w:hint="eastAsia"/>
        </w:rPr>
        <w:t>，完成市科技成果登记4项,申请软件专利5项。</w:t>
      </w:r>
      <w:r w:rsidRPr="00667A79">
        <w:t>近年来，</w:t>
      </w:r>
      <w:r w:rsidRPr="00667A79">
        <w:rPr>
          <w:rFonts w:hint="eastAsia"/>
        </w:rPr>
        <w:t>多次在上海市消防总队和浦东新区举办的创新大赛上获奖，2022年单位研发的“基于AI的浦东消防警情智能决策系统”获得第三十四届上海市优秀发明选拔赛优秀创新金奖，同时还荣获2021年“浦东杯”人工智能大赛特等奖，2022年浦东“张江杯”大数据比赛2等奖等。</w:t>
      </w:r>
    </w:p>
    <w:p w14:paraId="39E2A67B" w14:textId="77777777" w:rsidR="002F4AE5" w:rsidRPr="002F4AE5" w:rsidRDefault="002F4AE5">
      <w:pPr>
        <w:spacing w:line="560" w:lineRule="exact"/>
        <w:ind w:firstLineChars="202" w:firstLine="622"/>
        <w:jc w:val="left"/>
        <w:rPr>
          <w:rFonts w:ascii="仿宋_GB2312" w:eastAsia="仿宋_GB2312" w:hAnsi="仿宋_GB2312" w:cs="仿宋_GB2312"/>
          <w:spacing w:val="-6"/>
          <w:sz w:val="32"/>
          <w:szCs w:val="32"/>
        </w:rPr>
      </w:pPr>
    </w:p>
    <w:p w14:paraId="3E7D4C24" w14:textId="66D25B1B" w:rsidR="00F13F95" w:rsidRPr="00712F60" w:rsidRDefault="00F13F95" w:rsidP="00712F60">
      <w:pPr>
        <w:spacing w:line="560" w:lineRule="exact"/>
        <w:ind w:leftChars="-2" w:left="-4"/>
        <w:jc w:val="left"/>
        <w:rPr>
          <w:rFonts w:ascii="仿宋_GB2312" w:eastAsia="仿宋_GB2312" w:hAnsi="仿宋_GB2312" w:cs="仿宋_GB2312"/>
          <w:b/>
          <w:bCs/>
          <w:spacing w:val="-6"/>
          <w:sz w:val="30"/>
          <w:szCs w:val="30"/>
        </w:rPr>
      </w:pPr>
      <w:r w:rsidRPr="00712F60">
        <w:rPr>
          <w:rFonts w:ascii="仿宋_GB2312" w:eastAsia="仿宋_GB2312" w:hAnsi="仿宋_GB2312" w:cs="仿宋_GB2312" w:hint="eastAsia"/>
          <w:b/>
          <w:bCs/>
          <w:spacing w:val="-6"/>
          <w:sz w:val="30"/>
          <w:szCs w:val="30"/>
        </w:rPr>
        <w:t>3、资金保障条件</w:t>
      </w:r>
    </w:p>
    <w:p w14:paraId="309D828C" w14:textId="135E1A21" w:rsidR="002F4AE5" w:rsidRPr="00712F60" w:rsidRDefault="002F4AE5" w:rsidP="00712F60">
      <w:pPr>
        <w:pStyle w:val="6G"/>
      </w:pPr>
      <w:r w:rsidRPr="00712F60">
        <w:rPr>
          <w:rFonts w:hint="eastAsia"/>
        </w:rPr>
        <w:lastRenderedPageBreak/>
        <w:t>本项目拟总投资规模为9000万元；拟申请专项资金30</w:t>
      </w:r>
      <w:r w:rsidRPr="00712F60">
        <w:t>00</w:t>
      </w:r>
      <w:r w:rsidRPr="00712F60">
        <w:rPr>
          <w:rFonts w:hint="eastAsia"/>
        </w:rPr>
        <w:t>万元，自筹60</w:t>
      </w:r>
      <w:r w:rsidRPr="00712F60">
        <w:t>0</w:t>
      </w:r>
      <w:r w:rsidRPr="00712F60">
        <w:rPr>
          <w:rFonts w:hint="eastAsia"/>
        </w:rPr>
        <w:t>0万元。除专项经费拨款外，配套资金来源于公司自有资金。</w:t>
      </w:r>
    </w:p>
    <w:p w14:paraId="57B451EA" w14:textId="77777777" w:rsidR="002F4AE5" w:rsidRPr="00B6103E" w:rsidRDefault="002F4AE5" w:rsidP="002F4AE5">
      <w:pPr>
        <w:pStyle w:val="25"/>
      </w:pPr>
    </w:p>
    <w:p w14:paraId="22BCF2E6" w14:textId="269C8B96" w:rsidR="00F13F95" w:rsidRPr="00712F60" w:rsidRDefault="00F13F95" w:rsidP="00712F60">
      <w:pPr>
        <w:spacing w:line="560" w:lineRule="exact"/>
        <w:jc w:val="left"/>
        <w:rPr>
          <w:rFonts w:ascii="仿宋_GB2312" w:eastAsia="仿宋_GB2312" w:hAnsi="仿宋_GB2312" w:cs="仿宋_GB2312"/>
          <w:b/>
          <w:bCs/>
          <w:spacing w:val="-6"/>
          <w:sz w:val="30"/>
          <w:szCs w:val="30"/>
        </w:rPr>
      </w:pPr>
      <w:r w:rsidRPr="00712F60">
        <w:rPr>
          <w:rFonts w:ascii="仿宋_GB2312" w:eastAsia="仿宋_GB2312" w:hAnsi="仿宋_GB2312" w:cs="仿宋_GB2312" w:hint="eastAsia"/>
          <w:b/>
          <w:bCs/>
          <w:spacing w:val="-6"/>
          <w:sz w:val="30"/>
          <w:szCs w:val="30"/>
        </w:rPr>
        <w:t>4、项目组织机制</w:t>
      </w:r>
    </w:p>
    <w:p w14:paraId="088EB522" w14:textId="77777777" w:rsidR="00442873" w:rsidRPr="00712F60" w:rsidRDefault="00442873" w:rsidP="00712F60">
      <w:pPr>
        <w:pStyle w:val="6G"/>
      </w:pPr>
      <w:r w:rsidRPr="00712F60">
        <w:t>本项目由项目责任人、技术负责人、项目经理、设计和分析人员、研究开发人员、测试人员、实施人员、运维管理人员等组成。采用成立专门项目小组的组织方式进行研发和产业化，按照计划配备充足的研发资金和先进的设备设施，推动研发活动顺利进行。项目整体组织如下：</w:t>
      </w:r>
    </w:p>
    <w:p w14:paraId="65C782DC" w14:textId="77777777" w:rsidR="00442873" w:rsidRPr="00712F60" w:rsidRDefault="00442873" w:rsidP="00712F60">
      <w:pPr>
        <w:pStyle w:val="6G"/>
      </w:pPr>
      <w:r w:rsidRPr="00712F60">
        <w:t>项目总体组：负责项目总体控制；与相关单位沟通、协调；调度相关人力物力资源；负责项目实施过程中重大事件的决策，如进行财务安排、监督项目进度等。</w:t>
      </w:r>
    </w:p>
    <w:p w14:paraId="31F423E4" w14:textId="77777777" w:rsidR="00442873" w:rsidRPr="00712F60" w:rsidRDefault="00442873" w:rsidP="00712F60">
      <w:pPr>
        <w:pStyle w:val="6G"/>
      </w:pPr>
      <w:r w:rsidRPr="00712F60">
        <w:t>项目经理：进行本项目的具体管理和实施工作，将对本项目全面负责，具体事项项目建设及整体管理、制定一个各小组认同的项目计划、组织整体系统集成实施工作、安排各类会议日程、控制和监督项目过程和进度、编写项目进度报告、定期举行项目进度会议、协调项目中的所有人员和资源、维护一个问题清单并保证每一个问题都得到圆满解决。</w:t>
      </w:r>
    </w:p>
    <w:p w14:paraId="7E119FDE" w14:textId="77777777" w:rsidR="00442873" w:rsidRPr="00712F60" w:rsidRDefault="00442873" w:rsidP="00712F60">
      <w:pPr>
        <w:pStyle w:val="6G"/>
      </w:pPr>
      <w:r w:rsidRPr="00712F60">
        <w:t>需求分析组和咨询顾问组：主要负责在项目中整理业务和功能需求，对需求进行分析研究形成产品化的过程。</w:t>
      </w:r>
    </w:p>
    <w:p w14:paraId="052EF0C7" w14:textId="77777777" w:rsidR="00442873" w:rsidRPr="00712F60" w:rsidRDefault="00442873" w:rsidP="00712F60">
      <w:pPr>
        <w:pStyle w:val="6G"/>
      </w:pPr>
      <w:r w:rsidRPr="00712F60">
        <w:t>研发组：依据项目的各项业务需求和技术规范研发产品。</w:t>
      </w:r>
    </w:p>
    <w:p w14:paraId="74D7AFC6" w14:textId="77777777" w:rsidR="00442873" w:rsidRPr="00712F60" w:rsidRDefault="00442873" w:rsidP="00712F60">
      <w:pPr>
        <w:pStyle w:val="6G"/>
      </w:pPr>
      <w:r w:rsidRPr="00712F60">
        <w:t>项目实施组：依照确定的方案分别进行软、硬件平台的安装实施。系统运行、维护人员负责具体维护工作。</w:t>
      </w:r>
    </w:p>
    <w:p w14:paraId="117F2296" w14:textId="77777777" w:rsidR="00442873" w:rsidRPr="00712F60" w:rsidRDefault="00442873" w:rsidP="00712F60">
      <w:pPr>
        <w:pStyle w:val="6G"/>
      </w:pPr>
      <w:r w:rsidRPr="00712F60">
        <w:t>质量保障组：依照项目管理规范对项目整个运行周期进行全方位的质量保障。设置独立于项目组的质量保证和配置管理专人专岗，执行质量保障审计和配置管理审计，以保证项目质量和代码安全性</w:t>
      </w:r>
      <w:r w:rsidRPr="00712F60">
        <w:rPr>
          <w:rFonts w:hint="eastAsia"/>
        </w:rPr>
        <w:t>。</w:t>
      </w:r>
    </w:p>
    <w:p w14:paraId="555E9E4C" w14:textId="77777777" w:rsidR="00442873" w:rsidRPr="00712F60" w:rsidRDefault="00442873" w:rsidP="00712F60">
      <w:pPr>
        <w:pStyle w:val="6G"/>
      </w:pPr>
      <w:r w:rsidRPr="00712F60">
        <w:lastRenderedPageBreak/>
        <w:t>培训支持组：在项目建设过程中的各阶段提供本系统、产品和相关技术的培训。同时通过多种服务手段和服务方式向使用单位提供与系统相关的所有支持与服务。</w:t>
      </w:r>
    </w:p>
    <w:p w14:paraId="29EBA03A" w14:textId="77777777" w:rsidR="00442873" w:rsidRPr="00712F60" w:rsidRDefault="00442873" w:rsidP="00712F60">
      <w:pPr>
        <w:pStyle w:val="6G"/>
      </w:pPr>
      <w:r w:rsidRPr="00712F60">
        <w:t>项目通过项目管理工具进行项目计划和进度管理；定期输出项目报表，进行项目跟踪与监控；项目执行过程中将按照启动、需求、概要设计、详细设计、构造、集成、测试、发布、维护等过程执行，并定期进行风险识别和风险管理。</w:t>
      </w:r>
    </w:p>
    <w:p w14:paraId="55B1296A" w14:textId="77777777" w:rsidR="00442873" w:rsidRPr="00442873" w:rsidRDefault="00442873" w:rsidP="00E840FD">
      <w:pPr>
        <w:spacing w:line="560" w:lineRule="exact"/>
        <w:ind w:firstLineChars="202" w:firstLine="521"/>
        <w:jc w:val="left"/>
        <w:rPr>
          <w:rFonts w:ascii="仿宋" w:eastAsia="仿宋" w:hAnsi="仿宋" w:cs="楷体_GB2312"/>
          <w:spacing w:val="-11"/>
          <w:sz w:val="28"/>
          <w:szCs w:val="21"/>
        </w:rPr>
      </w:pPr>
    </w:p>
    <w:sectPr w:rsidR="00442873" w:rsidRPr="004428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35A08" w14:textId="77777777" w:rsidR="00565CB9" w:rsidRDefault="00565CB9" w:rsidP="00193F32">
      <w:r>
        <w:separator/>
      </w:r>
    </w:p>
  </w:endnote>
  <w:endnote w:type="continuationSeparator" w:id="0">
    <w:p w14:paraId="70544871" w14:textId="77777777" w:rsidR="00565CB9" w:rsidRDefault="00565CB9" w:rsidP="00193F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subsetted="1" w:fontKey="{A7B24BEA-634A-4745-8C97-56CB509A2450}"/>
  </w:font>
  <w:font w:name="黑体">
    <w:altName w:val="SimHei"/>
    <w:panose1 w:val="02010609060101010101"/>
    <w:charset w:val="86"/>
    <w:family w:val="modern"/>
    <w:pitch w:val="fixed"/>
    <w:sig w:usb0="800002BF" w:usb1="38CF7CFA" w:usb2="00000016" w:usb3="00000000" w:csb0="00040001" w:csb1="00000000"/>
    <w:embedRegular r:id="rId2" w:subsetted="1" w:fontKey="{4C55EC18-6CF2-4185-B6C1-E16FA5611F75}"/>
  </w:font>
  <w:font w:name="仿宋">
    <w:altName w:val="FangSong"/>
    <w:panose1 w:val="02010609060101010101"/>
    <w:charset w:val="86"/>
    <w:family w:val="modern"/>
    <w:pitch w:val="fixed"/>
    <w:sig w:usb0="800002BF" w:usb1="38CF7CFA" w:usb2="00000016" w:usb3="00000000" w:csb0="00040001" w:csb1="00000000"/>
    <w:embedRegular r:id="rId3" w:subsetted="1" w:fontKey="{E9379149-EF54-4416-A40E-2AD3A995D86B}"/>
    <w:embedBold r:id="rId4" w:subsetted="1" w:fontKey="{C3BC26F4-5171-4D07-8A7F-300A39C0853B}"/>
  </w:font>
  <w:font w:name="楷体_GB2312">
    <w:altName w:val="微软雅黑"/>
    <w:charset w:val="86"/>
    <w:family w:val="modern"/>
    <w:pitch w:val="fixed"/>
    <w:sig w:usb0="00000001" w:usb1="080E0000" w:usb2="00000010" w:usb3="00000000" w:csb0="00040001" w:csb1="00000000"/>
  </w:font>
  <w:font w:name="仿宋_GB2312">
    <w:charset w:val="86"/>
    <w:family w:val="modern"/>
    <w:pitch w:val="fixed"/>
    <w:sig w:usb0="00000001" w:usb1="080E0000" w:usb2="00000010" w:usb3="00000000" w:csb0="00040001" w:csb1="00000000"/>
    <w:embedRegular r:id="rId5" w:subsetted="1" w:fontKey="{839C991D-8547-4F94-85CE-4E54A50F3C54}"/>
    <w:embedBold r:id="rId6" w:subsetted="1" w:fontKey="{4CE48B54-EF99-4E36-872E-EE67B1110E91}"/>
  </w:font>
  <w:font w:name="方正公文小标宋">
    <w:altName w:val="微软雅黑"/>
    <w:charset w:val="86"/>
    <w:family w:val="auto"/>
    <w:pitch w:val="default"/>
    <w:sig w:usb0="00000000" w:usb1="00000000" w:usb2="00000016" w:usb3="00000000" w:csb0="00040001" w:csb1="00000000"/>
    <w:embedRegular r:id="rId7" w:subsetted="1" w:fontKey="{534AF358-830D-45DA-9932-308432347A07}"/>
  </w:font>
  <w:font w:name="Wingdings 2">
    <w:panose1 w:val="05020102010507070707"/>
    <w:charset w:val="02"/>
    <w:family w:val="roman"/>
    <w:pitch w:val="variable"/>
    <w:sig w:usb0="00000000" w:usb1="10000000" w:usb2="00000000" w:usb3="00000000" w:csb0="80000000" w:csb1="00000000"/>
    <w:embedRegular r:id="rId8" w:fontKey="{08E2709C-5FFB-4800-8EC7-6CF957D62D89}"/>
  </w:font>
  <w:font w:name="微软雅黑">
    <w:panose1 w:val="020B0503020204020204"/>
    <w:charset w:val="86"/>
    <w:family w:val="swiss"/>
    <w:pitch w:val="variable"/>
    <w:sig w:usb0="80000287" w:usb1="2ACF3C50" w:usb2="00000016" w:usb3="00000000" w:csb0="0004001F" w:csb1="00000000"/>
    <w:embedRegular r:id="rId9" w:subsetted="1" w:fontKey="{F3329E9A-DAAC-4876-9905-E5CE0512538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C91CA8" w14:textId="77777777" w:rsidR="00565CB9" w:rsidRDefault="00565CB9" w:rsidP="00193F32">
      <w:r>
        <w:separator/>
      </w:r>
    </w:p>
  </w:footnote>
  <w:footnote w:type="continuationSeparator" w:id="0">
    <w:p w14:paraId="4077EFAF" w14:textId="77777777" w:rsidR="00565CB9" w:rsidRDefault="00565CB9" w:rsidP="00193F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8F024C"/>
    <w:multiLevelType w:val="singleLevel"/>
    <w:tmpl w:val="958F024C"/>
    <w:lvl w:ilvl="0">
      <w:start w:val="1"/>
      <w:numFmt w:val="decimal"/>
      <w:suff w:val="nothing"/>
      <w:lvlText w:val="%1、"/>
      <w:lvlJc w:val="left"/>
    </w:lvl>
  </w:abstractNum>
  <w:abstractNum w:abstractNumId="1" w15:restartNumberingAfterBreak="0">
    <w:nsid w:val="C7C5D991"/>
    <w:multiLevelType w:val="singleLevel"/>
    <w:tmpl w:val="C7C5D991"/>
    <w:lvl w:ilvl="0">
      <w:start w:val="2"/>
      <w:numFmt w:val="chineseCounting"/>
      <w:suff w:val="nothing"/>
      <w:lvlText w:val="%1、"/>
      <w:lvlJc w:val="left"/>
      <w:rPr>
        <w:rFonts w:hint="eastAsia"/>
      </w:rPr>
    </w:lvl>
  </w:abstractNum>
  <w:abstractNum w:abstractNumId="2" w15:restartNumberingAfterBreak="0">
    <w:nsid w:val="F237C861"/>
    <w:multiLevelType w:val="singleLevel"/>
    <w:tmpl w:val="F237C861"/>
    <w:lvl w:ilvl="0">
      <w:start w:val="1"/>
      <w:numFmt w:val="bullet"/>
      <w:lvlText w:val=""/>
      <w:lvlJc w:val="left"/>
      <w:pPr>
        <w:ind w:left="420" w:hanging="420"/>
      </w:pPr>
      <w:rPr>
        <w:rFonts w:ascii="Wingdings" w:hAnsi="Wingdings" w:hint="default"/>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凯">
    <w15:presenceInfo w15:providerId="Windows Live" w15:userId="e658d127b400b6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saveSubsetFonts/>
  <w:bordersDoNotSurroundHeader/>
  <w:bordersDoNotSurroundFooter/>
  <w:hideSpellingErrors/>
  <w:hideGrammaticalError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c2ZGZiNzZiNDVlOGViOWVmM2JhOTY0NGJkNjUyYzgifQ=="/>
  </w:docVars>
  <w:rsids>
    <w:rsidRoot w:val="00796E9D"/>
    <w:rsid w:val="E5FBD7A5"/>
    <w:rsid w:val="F1D45BCD"/>
    <w:rsid w:val="00051945"/>
    <w:rsid w:val="0009218A"/>
    <w:rsid w:val="000C1C98"/>
    <w:rsid w:val="000C5075"/>
    <w:rsid w:val="000E2C57"/>
    <w:rsid w:val="000E471C"/>
    <w:rsid w:val="001032DC"/>
    <w:rsid w:val="00165327"/>
    <w:rsid w:val="00193F32"/>
    <w:rsid w:val="001A03DB"/>
    <w:rsid w:val="00265213"/>
    <w:rsid w:val="002842D4"/>
    <w:rsid w:val="00296F99"/>
    <w:rsid w:val="002A3DE5"/>
    <w:rsid w:val="002B35CB"/>
    <w:rsid w:val="002F4AE5"/>
    <w:rsid w:val="00305239"/>
    <w:rsid w:val="00315CF5"/>
    <w:rsid w:val="00320EFE"/>
    <w:rsid w:val="003618D2"/>
    <w:rsid w:val="00380D5C"/>
    <w:rsid w:val="003C43CB"/>
    <w:rsid w:val="003D618E"/>
    <w:rsid w:val="004144F3"/>
    <w:rsid w:val="00432FAA"/>
    <w:rsid w:val="00442873"/>
    <w:rsid w:val="00487400"/>
    <w:rsid w:val="004E6A82"/>
    <w:rsid w:val="00504D47"/>
    <w:rsid w:val="00506D94"/>
    <w:rsid w:val="0050719A"/>
    <w:rsid w:val="0054732D"/>
    <w:rsid w:val="00551F7B"/>
    <w:rsid w:val="005550D0"/>
    <w:rsid w:val="00565CB9"/>
    <w:rsid w:val="005B768B"/>
    <w:rsid w:val="0060192D"/>
    <w:rsid w:val="00606278"/>
    <w:rsid w:val="00622D7A"/>
    <w:rsid w:val="00643E3B"/>
    <w:rsid w:val="00670840"/>
    <w:rsid w:val="006A60E0"/>
    <w:rsid w:val="006C345B"/>
    <w:rsid w:val="006C39B5"/>
    <w:rsid w:val="006E7CCF"/>
    <w:rsid w:val="006F3CCA"/>
    <w:rsid w:val="007034DA"/>
    <w:rsid w:val="007073BD"/>
    <w:rsid w:val="00712F60"/>
    <w:rsid w:val="00732433"/>
    <w:rsid w:val="00742F4C"/>
    <w:rsid w:val="00763CD0"/>
    <w:rsid w:val="00796DF3"/>
    <w:rsid w:val="00796E9D"/>
    <w:rsid w:val="007E1684"/>
    <w:rsid w:val="007F4A45"/>
    <w:rsid w:val="00875405"/>
    <w:rsid w:val="00880F98"/>
    <w:rsid w:val="008A6807"/>
    <w:rsid w:val="008D30C3"/>
    <w:rsid w:val="009260CF"/>
    <w:rsid w:val="00940FF8"/>
    <w:rsid w:val="009A71CE"/>
    <w:rsid w:val="009B0702"/>
    <w:rsid w:val="009D1974"/>
    <w:rsid w:val="00A03762"/>
    <w:rsid w:val="00A4567D"/>
    <w:rsid w:val="00A473BD"/>
    <w:rsid w:val="00A66128"/>
    <w:rsid w:val="00A76D18"/>
    <w:rsid w:val="00AA1ED9"/>
    <w:rsid w:val="00AB2D0A"/>
    <w:rsid w:val="00AF6636"/>
    <w:rsid w:val="00B10876"/>
    <w:rsid w:val="00B24D86"/>
    <w:rsid w:val="00B85EE4"/>
    <w:rsid w:val="00BA7412"/>
    <w:rsid w:val="00BB777C"/>
    <w:rsid w:val="00BE5391"/>
    <w:rsid w:val="00BF14AF"/>
    <w:rsid w:val="00C51862"/>
    <w:rsid w:val="00C5769B"/>
    <w:rsid w:val="00C830D2"/>
    <w:rsid w:val="00CB5716"/>
    <w:rsid w:val="00CF1DB4"/>
    <w:rsid w:val="00CF4A3C"/>
    <w:rsid w:val="00D00056"/>
    <w:rsid w:val="00D02F0C"/>
    <w:rsid w:val="00D157FD"/>
    <w:rsid w:val="00DD36AE"/>
    <w:rsid w:val="00E26BF9"/>
    <w:rsid w:val="00E840FD"/>
    <w:rsid w:val="00EB7D42"/>
    <w:rsid w:val="00EC4A0E"/>
    <w:rsid w:val="00EC7228"/>
    <w:rsid w:val="00EE61D1"/>
    <w:rsid w:val="00F05CAF"/>
    <w:rsid w:val="00F13F95"/>
    <w:rsid w:val="00F34057"/>
    <w:rsid w:val="00F41D04"/>
    <w:rsid w:val="00F66F0A"/>
    <w:rsid w:val="00FC69BF"/>
    <w:rsid w:val="00FD260C"/>
    <w:rsid w:val="00FD5AB2"/>
    <w:rsid w:val="00FF509B"/>
    <w:rsid w:val="00FF75AF"/>
    <w:rsid w:val="067B60C4"/>
    <w:rsid w:val="07D8484A"/>
    <w:rsid w:val="0FC125A6"/>
    <w:rsid w:val="17352856"/>
    <w:rsid w:val="1CEA2762"/>
    <w:rsid w:val="1D21739E"/>
    <w:rsid w:val="1DA875FB"/>
    <w:rsid w:val="1E9D5301"/>
    <w:rsid w:val="1FB66566"/>
    <w:rsid w:val="213D297A"/>
    <w:rsid w:val="219E7E58"/>
    <w:rsid w:val="258550C1"/>
    <w:rsid w:val="29C32EC7"/>
    <w:rsid w:val="2A8D40BA"/>
    <w:rsid w:val="2D7577A0"/>
    <w:rsid w:val="3A0A456C"/>
    <w:rsid w:val="3B6C3489"/>
    <w:rsid w:val="3D101D92"/>
    <w:rsid w:val="3E9D53B7"/>
    <w:rsid w:val="40736F4F"/>
    <w:rsid w:val="40E97A0E"/>
    <w:rsid w:val="43790FC1"/>
    <w:rsid w:val="444906F3"/>
    <w:rsid w:val="47831744"/>
    <w:rsid w:val="4E6734ED"/>
    <w:rsid w:val="51EE3AB1"/>
    <w:rsid w:val="54D205A5"/>
    <w:rsid w:val="57B8159A"/>
    <w:rsid w:val="5DA5645E"/>
    <w:rsid w:val="5F6DFD3B"/>
    <w:rsid w:val="6E873A42"/>
    <w:rsid w:val="6FE737FF"/>
    <w:rsid w:val="731F2940"/>
    <w:rsid w:val="7B8FB6C2"/>
    <w:rsid w:val="7EE22A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5319712"/>
  <w15:docId w15:val="{AC4BCE2E-ECFA-4CDC-BC2E-E86E34927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qFormat="1"/>
    <w:lsdException w:name="Subtitle" w:qFormat="1"/>
    <w:lsdException w:name="Body Text 2" w:uiPriority="99" w:unhideWhenUsed="1" w:qFormat="1"/>
    <w:lsdException w:name="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line="520" w:lineRule="atLeast"/>
      <w:ind w:firstLineChars="200" w:firstLine="200"/>
      <w:outlineLvl w:val="0"/>
    </w:pPr>
    <w:rPr>
      <w:rFonts w:ascii="黑体" w:eastAsia="黑体" w:hAnsi="黑体"/>
      <w:sz w:val="32"/>
    </w:rPr>
  </w:style>
  <w:style w:type="paragraph" w:styleId="2">
    <w:name w:val="heading 2"/>
    <w:basedOn w:val="a"/>
    <w:next w:val="a"/>
    <w:unhideWhenUsed/>
    <w:qFormat/>
    <w:pPr>
      <w:spacing w:beforeAutospacing="1" w:afterAutospacing="1"/>
      <w:jc w:val="left"/>
      <w:outlineLvl w:val="1"/>
    </w:pPr>
    <w:rPr>
      <w:rFonts w:ascii="宋体" w:eastAsia="宋体" w:hAnsi="宋体" w:cs="Times New Roman"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szCs w:val="18"/>
    </w:rPr>
  </w:style>
  <w:style w:type="paragraph" w:styleId="20">
    <w:name w:val="Body Text 2"/>
    <w:basedOn w:val="a"/>
    <w:uiPriority w:val="99"/>
    <w:unhideWhenUsed/>
    <w:qFormat/>
    <w:pPr>
      <w:spacing w:after="120" w:line="480" w:lineRule="auto"/>
    </w:pPr>
  </w:style>
  <w:style w:type="paragraph" w:styleId="a4">
    <w:name w:val="Normal (Web)"/>
    <w:basedOn w:val="a"/>
    <w:uiPriority w:val="99"/>
    <w:qFormat/>
    <w:pPr>
      <w:spacing w:beforeAutospacing="1" w:afterAutospacing="1"/>
      <w:jc w:val="left"/>
    </w:pPr>
    <w:rPr>
      <w:rFonts w:cs="Times New Roman"/>
      <w:kern w:val="0"/>
      <w:sz w:val="24"/>
    </w:rPr>
  </w:style>
  <w:style w:type="character" w:styleId="a5">
    <w:name w:val="Strong"/>
    <w:basedOn w:val="a0"/>
    <w:uiPriority w:val="22"/>
    <w:qFormat/>
    <w:rPr>
      <w:b/>
    </w:rPr>
  </w:style>
  <w:style w:type="character" w:styleId="a6">
    <w:name w:val="Hyperlink"/>
    <w:basedOn w:val="a0"/>
    <w:qFormat/>
    <w:rPr>
      <w:color w:val="0000FF"/>
      <w:u w:val="single"/>
    </w:rPr>
  </w:style>
  <w:style w:type="paragraph" w:styleId="a7">
    <w:name w:val="header"/>
    <w:basedOn w:val="a"/>
    <w:link w:val="a8"/>
    <w:rsid w:val="00193F32"/>
    <w:pPr>
      <w:tabs>
        <w:tab w:val="center" w:pos="4153"/>
        <w:tab w:val="right" w:pos="8306"/>
      </w:tabs>
      <w:snapToGrid w:val="0"/>
      <w:jc w:val="center"/>
    </w:pPr>
    <w:rPr>
      <w:sz w:val="18"/>
      <w:szCs w:val="18"/>
    </w:rPr>
  </w:style>
  <w:style w:type="character" w:customStyle="1" w:styleId="a8">
    <w:name w:val="页眉 字符"/>
    <w:basedOn w:val="a0"/>
    <w:link w:val="a7"/>
    <w:rsid w:val="00193F32"/>
    <w:rPr>
      <w:rFonts w:asciiTheme="minorHAnsi" w:eastAsiaTheme="minorEastAsia" w:hAnsiTheme="minorHAnsi" w:cstheme="minorBidi"/>
      <w:kern w:val="2"/>
      <w:sz w:val="18"/>
      <w:szCs w:val="18"/>
    </w:rPr>
  </w:style>
  <w:style w:type="paragraph" w:customStyle="1" w:styleId="25">
    <w:name w:val="25语料正文"/>
    <w:basedOn w:val="a"/>
    <w:qFormat/>
    <w:rsid w:val="001032DC"/>
    <w:pPr>
      <w:spacing w:line="360" w:lineRule="auto"/>
      <w:ind w:firstLineChars="200" w:firstLine="516"/>
    </w:pPr>
    <w:rPr>
      <w:rFonts w:ascii="仿宋" w:eastAsia="仿宋" w:hAnsi="仿宋" w:cs="楷体_GB2312"/>
      <w:spacing w:val="-11"/>
      <w:sz w:val="28"/>
      <w:szCs w:val="21"/>
    </w:rPr>
  </w:style>
  <w:style w:type="paragraph" w:customStyle="1" w:styleId="24">
    <w:name w:val="24数字化正文"/>
    <w:basedOn w:val="a"/>
    <w:qFormat/>
    <w:rsid w:val="00442873"/>
    <w:pPr>
      <w:snapToGrid w:val="0"/>
      <w:spacing w:line="360" w:lineRule="auto"/>
      <w:ind w:firstLineChars="200" w:firstLine="200"/>
    </w:pPr>
    <w:rPr>
      <w:rFonts w:ascii="Times New Roman" w:eastAsia="仿宋" w:hAnsi="Times New Roman" w:cs="Times New Roman"/>
      <w:spacing w:val="-6"/>
      <w:sz w:val="30"/>
      <w:szCs w:val="32"/>
    </w:rPr>
  </w:style>
  <w:style w:type="character" w:styleId="a9">
    <w:name w:val="Emphasis"/>
    <w:basedOn w:val="a0"/>
    <w:uiPriority w:val="20"/>
    <w:qFormat/>
    <w:rsid w:val="00551F7B"/>
    <w:rPr>
      <w:i/>
      <w:iCs/>
    </w:rPr>
  </w:style>
  <w:style w:type="paragraph" w:customStyle="1" w:styleId="6G">
    <w:name w:val="上海6G正文"/>
    <w:basedOn w:val="a"/>
    <w:qFormat/>
    <w:rsid w:val="00712F60"/>
    <w:pPr>
      <w:spacing w:line="560" w:lineRule="exact"/>
      <w:ind w:firstLineChars="200" w:firstLine="516"/>
    </w:pPr>
    <w:rPr>
      <w:rFonts w:ascii="仿宋" w:eastAsia="仿宋" w:hAnsi="仿宋" w:cs="楷体_GB2312"/>
      <w:spacing w:val="-11"/>
      <w:sz w:val="2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8543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23</Pages>
  <Words>1994</Words>
  <Characters>11367</Characters>
  <Application>Microsoft Office Word</Application>
  <DocSecurity>0</DocSecurity>
  <Lines>94</Lines>
  <Paragraphs>26</Paragraphs>
  <ScaleCrop>false</ScaleCrop>
  <Company/>
  <LinksUpToDate>false</LinksUpToDate>
  <CharactersWithSpaces>13335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Li han jun</dc:creator>
  <cp:lastModifiedBy>凯</cp:lastModifiedBy>
  <cp:revision>5</cp:revision>
  <dcterms:created xsi:type="dcterms:W3CDTF">2025-07-11T02:23:00Z</dcterms:created>
  <dcterms:modified xsi:type="dcterms:W3CDTF">2025-07-11T03:52:00Z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C652F330B7B648BF991173FD5929CEF2_13</vt:lpwstr>
  </property>
</Properties>
</file>