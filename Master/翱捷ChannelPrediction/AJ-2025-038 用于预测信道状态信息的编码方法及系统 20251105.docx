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D023"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hint="eastAsia"/>
          <w:sz w:val="24"/>
        </w:rPr>
        <w:t>1</w:t>
      </w:r>
      <w:r>
        <w:rPr>
          <w:rFonts w:ascii="宋体" w:hAnsi="宋体"/>
          <w:sz w:val="24"/>
        </w:rPr>
        <w:t>. 一种</w:t>
      </w:r>
      <w:r>
        <w:rPr>
          <w:rFonts w:ascii="宋体" w:hAnsi="宋体"/>
          <w:spacing w:val="6"/>
          <w:kern w:val="0"/>
          <w:sz w:val="24"/>
        </w:rPr>
        <w:t>用于预测信道状态信息的编码方法</w:t>
      </w:r>
      <w:r>
        <w:rPr>
          <w:rFonts w:ascii="宋体" w:hAnsi="宋体" w:hint="eastAsia"/>
          <w:spacing w:val="6"/>
          <w:kern w:val="0"/>
          <w:sz w:val="24"/>
        </w:rPr>
        <w:t>，其特征是，包括如下步骤；</w:t>
      </w:r>
    </w:p>
    <w:p w14:paraId="0CB08DF5"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p>
    <w:p w14:paraId="6C42AF2B"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2：</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w:t>
      </w:r>
      <w:r>
        <w:rPr>
          <w:rFonts w:ascii="宋体" w:hAnsi="宋体" w:hint="eastAsia"/>
          <w:snapToGrid w:val="0"/>
          <w:sz w:val="24"/>
        </w:rPr>
        <w:t>具体地，编码器对复数CFR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上，得到第一相加数据；</w:t>
      </w:r>
    </w:p>
    <w:p w14:paraId="5546E32E"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3：</w:t>
      </w:r>
      <w:r>
        <w:rPr>
          <w:rFonts w:ascii="宋体" w:hAnsi="宋体" w:hint="eastAsia"/>
          <w:snapToGrid w:val="0"/>
          <w:sz w:val="24"/>
        </w:rPr>
        <w:t>第一相加数据作为第一深度学习模型的输入，第一深度学习模型输出预测的CFR数据；</w:t>
      </w:r>
    </w:p>
    <w:p w14:paraId="1B863E8B" w14:textId="2E455BBB"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4：</w:t>
      </w:r>
      <w:r>
        <w:rPr>
          <w:rFonts w:ascii="宋体" w:hAnsi="宋体" w:hint="eastAsia"/>
          <w:snapToGrid w:val="0"/>
          <w:sz w:val="24"/>
        </w:rPr>
        <w:t>解码器对第一深度学习模型输出的预测的CFR数据进行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的数据维度等同于每个批次的输出数据的拟合目标的数据维度；随后根据每个批次的预测的CFR</w:t>
      </w:r>
      <w:r>
        <w:rPr>
          <w:rFonts w:ascii="宋体" w:hAnsi="宋体"/>
          <w:snapToGrid w:val="0"/>
          <w:sz w:val="24"/>
        </w:rPr>
        <w:t>数据</w:t>
      </w:r>
      <w:del w:id="0" w:author="Shaun YIN" w:date="2025-11-05T16:07:00Z" w16du:dateUtc="2025-11-05T08:07:00Z">
        <w:r w:rsidDel="008A03DB">
          <w:rPr>
            <w:rFonts w:ascii="宋体" w:hAnsi="宋体" w:hint="eastAsia"/>
            <w:snapToGrid w:val="0"/>
            <w:sz w:val="24"/>
          </w:rPr>
          <w:delText>、</w:delText>
        </w:r>
      </w:del>
      <w:ins w:id="1" w:author="Shaun YIN" w:date="2025-11-05T16:07:00Z" w16du:dateUtc="2025-11-05T08:07:00Z">
        <w:r w:rsidR="008A03DB">
          <w:rPr>
            <w:rFonts w:ascii="宋体" w:hAnsi="宋体" w:hint="eastAsia"/>
            <w:snapToGrid w:val="0"/>
            <w:sz w:val="24"/>
          </w:rPr>
          <w:t>与</w:t>
        </w:r>
      </w:ins>
      <w:r>
        <w:rPr>
          <w:rFonts w:ascii="宋体" w:hAnsi="宋体" w:hint="eastAsia"/>
          <w:snapToGrid w:val="0"/>
          <w:sz w:val="24"/>
        </w:rPr>
        <w:t>每个批次的输出数据的拟合目标</w:t>
      </w:r>
      <w:del w:id="2" w:author="Shaun YIN" w:date="2025-11-05T16:07:00Z" w16du:dateUtc="2025-11-05T08:07:00Z">
        <w:r w:rsidDel="008A03DB">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第一深度学习模型，使解码器输出的每个批次的预测的CFR数据尽量接近于该批次的输出数据的拟合目标；</w:t>
      </w:r>
    </w:p>
    <w:p w14:paraId="081A246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步骤SA5：先根据实际场景中获得的历史的复数CFR数据得到每个批次的输入数据、每个批次的输入数据时间掩码、复数CFR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；随后由</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第一相加数据；随后</w:t>
      </w:r>
      <w:r>
        <w:rPr>
          <w:rFonts w:ascii="宋体" w:hAnsi="宋体" w:hint="eastAsia"/>
          <w:snapToGrid w:val="0"/>
          <w:sz w:val="24"/>
        </w:rPr>
        <w:t>第一相加数据作为训练好的第一深度学习模型的输入，训练好的第一深度学习模型输出预测的</w:t>
      </w:r>
      <w:proofErr w:type="spellStart"/>
      <w:r>
        <w:rPr>
          <w:rFonts w:ascii="宋体" w:hAnsi="宋体" w:hint="eastAsia"/>
          <w:snapToGrid w:val="0"/>
          <w:sz w:val="24"/>
        </w:rPr>
        <w:t>CFR</w:t>
      </w:r>
      <w:proofErr w:type="spellEnd"/>
      <w:r>
        <w:rPr>
          <w:rFonts w:ascii="宋体" w:hAnsi="宋体" w:hint="eastAsia"/>
          <w:snapToGrid w:val="0"/>
          <w:sz w:val="24"/>
        </w:rPr>
        <w:t>数据</w:t>
      </w:r>
      <w:r>
        <w:rPr>
          <w:rFonts w:ascii="宋体" w:hAnsi="宋体" w:hint="eastAsia"/>
          <w:spacing w:val="6"/>
          <w:kern w:val="0"/>
          <w:sz w:val="24"/>
        </w:rPr>
        <w:t>；随后</w:t>
      </w:r>
      <w:r>
        <w:rPr>
          <w:rFonts w:ascii="宋体" w:hAnsi="宋体" w:hint="eastAsia"/>
          <w:snapToGrid w:val="0"/>
          <w:sz w:val="24"/>
        </w:rPr>
        <w:t>解码器对训练好的第一深度学习模型输出的预测的CFR数据进行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6DF25475"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2. 根据权利要求1所述的</w:t>
      </w:r>
      <w:r>
        <w:rPr>
          <w:rFonts w:ascii="宋体" w:hAnsi="宋体"/>
          <w:spacing w:val="6"/>
          <w:kern w:val="0"/>
          <w:sz w:val="24"/>
        </w:rPr>
        <w:t>用于预测信道状态信息的编码方法</w:t>
      </w:r>
      <w:r>
        <w:rPr>
          <w:rFonts w:ascii="宋体" w:hAnsi="宋体" w:hint="eastAsia"/>
          <w:spacing w:val="6"/>
          <w:kern w:val="0"/>
          <w:sz w:val="24"/>
        </w:rPr>
        <w:t>，其特征是，</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得到每个批次的输入数据、每个批次的输入数据时间掩码、每个批次的输出数据的拟合目标、每个批次的输出数据时间掩码；具体</w:t>
      </w:r>
      <w:r>
        <w:rPr>
          <w:rFonts w:ascii="宋体" w:hAnsi="宋体"/>
          <w:snapToGrid w:val="0"/>
          <w:sz w:val="24"/>
        </w:rPr>
        <w:t>包括</w:t>
      </w:r>
      <w:r>
        <w:rPr>
          <w:rFonts w:ascii="宋体" w:hAnsi="宋体" w:hint="eastAsia"/>
          <w:snapToGrid w:val="0"/>
          <w:sz w:val="24"/>
        </w:rPr>
        <w:t>如下</w:t>
      </w:r>
      <w:r>
        <w:rPr>
          <w:rFonts w:ascii="宋体" w:hAnsi="宋体"/>
          <w:snapToGrid w:val="0"/>
          <w:sz w:val="24"/>
        </w:rPr>
        <w:t>步骤</w:t>
      </w:r>
      <w:r>
        <w:rPr>
          <w:rFonts w:ascii="宋体" w:hAnsi="宋体" w:hint="eastAsia"/>
          <w:snapToGrid w:val="0"/>
          <w:sz w:val="24"/>
        </w:rPr>
        <w:t>；</w:t>
      </w:r>
    </w:p>
    <w:p w14:paraId="049F07B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t>步骤S</w:t>
      </w:r>
      <w:r>
        <w:rPr>
          <w:rFonts w:ascii="宋体" w:hAnsi="宋体" w:hint="eastAsia"/>
          <w:snapToGrid w:val="0"/>
          <w:sz w:val="24"/>
        </w:rPr>
        <w:t>2</w:t>
      </w:r>
      <w:r>
        <w:rPr>
          <w:rFonts w:ascii="宋体" w:hAnsi="宋体"/>
          <w:snapToGrid w:val="0"/>
          <w:sz w:val="24"/>
        </w:rPr>
        <w:t>1：</w:t>
      </w:r>
      <w:r>
        <w:rPr>
          <w:rFonts w:ascii="宋体" w:hAnsi="宋体" w:hint="eastAsia"/>
          <w:snapToGrid w:val="0"/>
          <w:sz w:val="24"/>
        </w:rPr>
        <w:t>获取过去一段时间的复数</w:t>
      </w:r>
      <w:r>
        <w:rPr>
          <w:rFonts w:ascii="宋体" w:hAnsi="宋体"/>
          <w:snapToGrid w:val="0"/>
          <w:sz w:val="24"/>
        </w:rPr>
        <w:t>CFR数据</w:t>
      </w:r>
      <w:r>
        <w:rPr>
          <w:rFonts w:ascii="宋体" w:hAnsi="宋体" w:hint="eastAsia"/>
          <w:snapToGrid w:val="0"/>
          <w:sz w:val="24"/>
        </w:rPr>
        <w:t>，</w:t>
      </w:r>
      <w:r>
        <w:rPr>
          <w:rFonts w:ascii="宋体" w:hAnsi="宋体"/>
          <w:snapToGrid w:val="0"/>
          <w:sz w:val="24"/>
        </w:rPr>
        <w:t>将</w:t>
      </w:r>
      <w:r>
        <w:rPr>
          <w:rFonts w:ascii="宋体" w:hAnsi="宋体" w:hint="eastAsia"/>
          <w:snapToGrid w:val="0"/>
          <w:sz w:val="24"/>
        </w:rPr>
        <w:t>复数</w:t>
      </w:r>
      <w:r>
        <w:rPr>
          <w:rFonts w:ascii="宋体" w:hAnsi="宋体"/>
          <w:snapToGrid w:val="0"/>
          <w:sz w:val="24"/>
        </w:rPr>
        <w:t>CFR数据拆分</w:t>
      </w:r>
      <w:r>
        <w:rPr>
          <w:rFonts w:ascii="宋体" w:hAnsi="宋体" w:hint="eastAsia"/>
          <w:snapToGrid w:val="0"/>
          <w:sz w:val="24"/>
        </w:rPr>
        <w:t>成</w:t>
      </w:r>
      <w:r>
        <w:rPr>
          <w:rFonts w:ascii="宋体" w:hAnsi="宋体"/>
          <w:snapToGrid w:val="0"/>
          <w:sz w:val="24"/>
        </w:rPr>
        <w:t>实部和虚部并</w:t>
      </w:r>
      <w:r>
        <w:rPr>
          <w:rFonts w:ascii="宋体" w:hAnsi="宋体" w:hint="eastAsia"/>
          <w:snapToGrid w:val="0"/>
          <w:sz w:val="24"/>
        </w:rPr>
        <w:t>进行纵向</w:t>
      </w:r>
      <w:r>
        <w:rPr>
          <w:rFonts w:ascii="宋体" w:hAnsi="宋体"/>
          <w:snapToGrid w:val="0"/>
          <w:sz w:val="24"/>
        </w:rPr>
        <w:t>拼接</w:t>
      </w:r>
      <w:r>
        <w:rPr>
          <w:rFonts w:ascii="宋体" w:hAnsi="宋体" w:hint="eastAsia"/>
          <w:snapToGrid w:val="0"/>
          <w:sz w:val="24"/>
        </w:rPr>
        <w:t>，得到实数CFR数据；</w:t>
      </w:r>
    </w:p>
    <w:p w14:paraId="63F6B617"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22</w:t>
      </w:r>
      <w:r>
        <w:rPr>
          <w:rFonts w:ascii="宋体" w:hAnsi="宋体"/>
          <w:snapToGrid w:val="0"/>
          <w:sz w:val="24"/>
        </w:rPr>
        <w:t>：</w:t>
      </w:r>
      <w:r>
        <w:rPr>
          <w:rFonts w:ascii="宋体" w:hAnsi="宋体" w:hint="eastAsia"/>
          <w:snapToGrid w:val="0"/>
          <w:sz w:val="24"/>
        </w:rPr>
        <w:t>从</w:t>
      </w:r>
      <w:r>
        <w:rPr>
          <w:rFonts w:ascii="宋体" w:hAnsi="宋体" w:hint="eastAsia"/>
          <w:spacing w:val="6"/>
          <w:kern w:val="0"/>
          <w:sz w:val="24"/>
        </w:rPr>
        <w:t>实数CFR数据通过滑动时间窗口得到</w:t>
      </w:r>
      <w:r>
        <w:rPr>
          <w:rFonts w:ascii="宋体" w:hAnsi="宋体" w:hint="eastAsia"/>
          <w:snapToGrid w:val="0"/>
          <w:sz w:val="24"/>
        </w:rPr>
        <w:t>深度学习模型的输入数据集、输入数据时间掩码集、输出数据的拟合目标集、输出数据时间掩码集；</w:t>
      </w:r>
    </w:p>
    <w:p w14:paraId="0AB4715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lastRenderedPageBreak/>
        <w:t>步骤S</w:t>
      </w:r>
      <w:r>
        <w:rPr>
          <w:rFonts w:ascii="宋体" w:hAnsi="宋体" w:hint="eastAsia"/>
          <w:snapToGrid w:val="0"/>
          <w:sz w:val="24"/>
        </w:rPr>
        <w:t>23：</w:t>
      </w:r>
      <w:r>
        <w:rPr>
          <w:rFonts w:ascii="宋体" w:hAnsi="宋体" w:hint="eastAsia"/>
          <w:spacing w:val="6"/>
          <w:kern w:val="0"/>
          <w:sz w:val="24"/>
        </w:rPr>
        <w:t>按照每个批次的数据量分别从</w:t>
      </w:r>
      <w:r>
        <w:rPr>
          <w:rFonts w:ascii="宋体" w:hAnsi="宋体" w:hint="eastAsia"/>
          <w:snapToGrid w:val="0"/>
          <w:sz w:val="24"/>
        </w:rPr>
        <w:t>输入数据集、输入数据时间掩码集、输出数据的拟合目标集、输出数据时间掩码</w:t>
      </w:r>
      <w:proofErr w:type="gramStart"/>
      <w:r>
        <w:rPr>
          <w:rFonts w:ascii="宋体" w:hAnsi="宋体" w:hint="eastAsia"/>
          <w:snapToGrid w:val="0"/>
          <w:sz w:val="24"/>
        </w:rPr>
        <w:t>集得到</w:t>
      </w:r>
      <w:proofErr w:type="gramEnd"/>
      <w:r>
        <w:rPr>
          <w:rFonts w:ascii="宋体" w:hAnsi="宋体" w:hint="eastAsia"/>
          <w:snapToGrid w:val="0"/>
          <w:sz w:val="24"/>
        </w:rPr>
        <w:t>每个批次的输入数据、每个批次的输入数据时间掩码、每个批次的输出数据的拟合目标、每个批次的输出数据时间掩码。</w:t>
      </w:r>
    </w:p>
    <w:p w14:paraId="476BE58D"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3. 根据权利要求1所述的</w:t>
      </w:r>
      <w:r>
        <w:rPr>
          <w:rFonts w:ascii="宋体" w:hAnsi="宋体"/>
          <w:spacing w:val="6"/>
          <w:kern w:val="0"/>
          <w:sz w:val="24"/>
        </w:rPr>
        <w:t>用于预测信道状态信息的编码方法</w:t>
      </w:r>
      <w:r>
        <w:rPr>
          <w:rFonts w:ascii="宋体" w:hAnsi="宋体" w:hint="eastAsia"/>
          <w:spacing w:val="6"/>
          <w:kern w:val="0"/>
          <w:sz w:val="24"/>
        </w:rPr>
        <w:t>，其特征是，</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相干时间向量</w:t>
      </w:r>
      <w:r>
        <w:rPr>
          <w:rFonts w:ascii="宋体" w:hAnsi="宋体" w:hint="eastAsia"/>
          <w:spacing w:val="6"/>
          <w:kern w:val="0"/>
          <w:sz w:val="24"/>
        </w:rPr>
        <w:t>；</w:t>
      </w:r>
      <w:r>
        <w:rPr>
          <w:rFonts w:ascii="宋体" w:hAnsi="宋体" w:hint="eastAsia"/>
          <w:snapToGrid w:val="0"/>
          <w:sz w:val="24"/>
        </w:rPr>
        <w:t>包括如下步骤；</w:t>
      </w:r>
    </w:p>
    <w:p w14:paraId="115223BF" w14:textId="1F94E5F8"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31</w:t>
      </w:r>
      <w:r>
        <w:rPr>
          <w:rFonts w:ascii="宋体" w:hAnsi="宋体"/>
          <w:spacing w:val="6"/>
          <w:kern w:val="0"/>
          <w:sz w:val="24"/>
        </w:rPr>
        <w:t>：</w:t>
      </w:r>
      <w:r>
        <w:rPr>
          <w:rFonts w:ascii="宋体" w:hAnsi="宋体" w:hint="eastAsia"/>
          <w:spacing w:val="6"/>
          <w:kern w:val="0"/>
          <w:sz w:val="24"/>
        </w:rPr>
        <w:t>计算复数CFR数据在时间维度上的第一范数；复数CFR数据是一个n行×t列的复数矩阵，其中n表示子载波数，t表示所述</w:t>
      </w:r>
      <w:r>
        <w:rPr>
          <w:rFonts w:ascii="宋体" w:hAnsi="宋体" w:hint="eastAsia"/>
          <w:snapToGrid w:val="0"/>
          <w:sz w:val="24"/>
        </w:rPr>
        <w:t>复数</w:t>
      </w:r>
      <w:r>
        <w:rPr>
          <w:rFonts w:ascii="宋体" w:hAnsi="宋体" w:hint="eastAsia"/>
          <w:spacing w:val="6"/>
          <w:kern w:val="0"/>
          <w:sz w:val="24"/>
        </w:rPr>
        <w:t>CFR</w:t>
      </w:r>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对</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复数矩阵中相邻两列元素先做差分，再计算每相邻两列元素的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r>
        <w:rPr>
          <w:rFonts w:ascii="宋体" w:hAnsi="宋体" w:hint="eastAsia"/>
          <w:snapToGrid w:val="0"/>
          <w:sz w:val="24"/>
        </w:rPr>
        <w:t>的</w:t>
      </w:r>
      <w:r>
        <w:rPr>
          <w:rFonts w:ascii="宋体" w:hAnsi="宋体" w:hint="eastAsia"/>
          <w:spacing w:val="6"/>
          <w:kern w:val="0"/>
          <w:sz w:val="24"/>
        </w:rPr>
        <w:t>p范数</w:t>
      </w:r>
      <w:proofErr w:type="spellStart"/>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spacing w:val="6"/>
          <w:kern w:val="0"/>
          <w:sz w:val="24"/>
        </w:rPr>
        <w:t>，p为正整数，j的取值范围是从0到t-1</w:t>
      </w:r>
      <w:r>
        <w:rPr>
          <w:rFonts w:ascii="宋体" w:hAnsi="宋体" w:hint="eastAsia"/>
          <w:snapToGrid w:val="0"/>
          <w:sz w:val="24"/>
        </w:rPr>
        <w:t>之间的</w:t>
      </w:r>
      <w:del w:id="3" w:author="Shaun YIN" w:date="2025-11-05T16:08:00Z" w16du:dateUtc="2025-11-05T08:08:00Z">
        <w:r w:rsidDel="006D3450">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r>
        <w:rPr>
          <w:rFonts w:ascii="宋体" w:hAnsi="宋体" w:hint="eastAsia"/>
          <w:snapToGrid w:val="0"/>
          <w:sz w:val="24"/>
        </w:rPr>
        <w:t>将</w:t>
      </w:r>
      <w:r>
        <w:rPr>
          <w:rFonts w:ascii="宋体" w:hAnsi="宋体" w:hint="eastAsia"/>
          <w:iCs/>
          <w:spacing w:val="6"/>
          <w:kern w:val="0"/>
          <w:sz w:val="24"/>
        </w:rPr>
        <w:t>t</w:t>
      </w:r>
      <w:proofErr w:type="gramStart"/>
      <w:r>
        <w:rPr>
          <w:rFonts w:ascii="宋体" w:hAnsi="宋体" w:hint="eastAsia"/>
          <w:snapToGrid w:val="0"/>
          <w:sz w:val="24"/>
        </w:rPr>
        <w:t>个</w:t>
      </w:r>
      <w:proofErr w:type="spellStart"/>
      <w:proofErr w:type="gramEnd"/>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iCs/>
          <w:spacing w:val="6"/>
          <w:kern w:val="0"/>
          <w:sz w:val="24"/>
        </w:rPr>
        <w:t>按照j由小到大的顺序相组合，得到</w:t>
      </w:r>
      <w:r>
        <w:rPr>
          <w:rFonts w:ascii="宋体" w:hAnsi="宋体" w:hint="eastAsia"/>
          <w:snapToGrid w:val="0"/>
          <w:sz w:val="24"/>
        </w:rPr>
        <w:t>复数CFR数据</w:t>
      </w:r>
      <w:r>
        <w:rPr>
          <w:rFonts w:ascii="宋体" w:hAnsi="宋体" w:hint="eastAsia"/>
          <w:spacing w:val="6"/>
          <w:kern w:val="0"/>
          <w:sz w:val="24"/>
        </w:rPr>
        <w:t>在时间维度上的第一范数；这一步是提取复数CFR数据随时间变化的差分特征；</w:t>
      </w:r>
    </w:p>
    <w:p w14:paraId="173221D8" w14:textId="71E1A836" w:rsidR="00D63461" w:rsidRDefault="00000000">
      <w:pPr>
        <w:pStyle w:val="af0"/>
        <w:tabs>
          <w:tab w:val="left" w:pos="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步骤S32：计算</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w:t>
      </w:r>
      <w:r>
        <w:rPr>
          <w:rFonts w:ascii="宋体" w:hAnsi="宋体" w:hint="eastAsia"/>
          <w:spacing w:val="6"/>
          <w:kern w:val="0"/>
          <w:sz w:val="24"/>
        </w:rPr>
        <w:t>在时间维度上的第一范数</w:t>
      </w:r>
      <w:r>
        <w:rPr>
          <w:rFonts w:ascii="宋体" w:hAnsi="宋体"/>
          <w:spacing w:val="6"/>
          <w:kern w:val="0"/>
          <w:sz w:val="24"/>
        </w:rPr>
        <w:t>的</w:t>
      </w:r>
      <w:r>
        <w:rPr>
          <w:rFonts w:ascii="宋体" w:hAnsi="宋体" w:hint="eastAsia"/>
          <w:spacing w:val="6"/>
          <w:kern w:val="0"/>
          <w:sz w:val="24"/>
        </w:rPr>
        <w:t>时间上在后的j</w:t>
      </w:r>
      <w:r>
        <w:rPr>
          <w:rFonts w:ascii="宋体" w:hAnsi="宋体"/>
          <w:spacing w:val="6"/>
          <w:kern w:val="0"/>
          <w:sz w:val="24"/>
        </w:rPr>
        <w:t>位置相对于</w:t>
      </w:r>
      <w:r>
        <w:rPr>
          <w:rFonts w:ascii="宋体" w:hAnsi="宋体" w:hint="eastAsia"/>
          <w:spacing w:val="6"/>
          <w:kern w:val="0"/>
          <w:sz w:val="24"/>
        </w:rPr>
        <w:t>时间上在前的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第一</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4" w:author="Shaun YIN" w:date="2025-11-05T16:08:00Z" w16du:dateUtc="2025-11-05T08:08:00Z">
        <w:r w:rsidDel="006D3450">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＜j≤t-1</w:t>
      </w:r>
      <w:r>
        <w:rPr>
          <w:rFonts w:ascii="宋体" w:hAnsi="宋体" w:hint="eastAsia"/>
          <w:spacing w:val="6"/>
          <w:kern w:val="0"/>
          <w:sz w:val="24"/>
        </w:rPr>
        <w:t>；</w:t>
      </w:r>
    </w:p>
    <w:p w14:paraId="79490B92"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33</w:t>
      </w:r>
      <w:r>
        <w:rPr>
          <w:rFonts w:ascii="宋体" w:hAnsi="宋体"/>
          <w:spacing w:val="6"/>
          <w:kern w:val="0"/>
          <w:sz w:val="24"/>
        </w:rPr>
        <w:t>：</w:t>
      </w:r>
      <w:r>
        <w:rPr>
          <w:rFonts w:ascii="宋体" w:hAnsi="宋体" w:hint="eastAsia"/>
          <w:spacing w:val="6"/>
          <w:kern w:val="0"/>
          <w:sz w:val="24"/>
        </w:rPr>
        <w:t>初始化tcVec_CFR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第一</w:t>
      </w:r>
      <w:r>
        <w:rPr>
          <w:rFonts w:ascii="宋体" w:hAnsi="宋体"/>
          <w:spacing w:val="6"/>
          <w:kern w:val="0"/>
          <w:sz w:val="24"/>
        </w:rPr>
        <w:t>变化率和</w:t>
      </w:r>
      <w:r>
        <w:rPr>
          <w:rFonts w:ascii="宋体" w:hAnsi="宋体" w:hint="eastAsia"/>
          <w:spacing w:val="6"/>
          <w:kern w:val="0"/>
          <w:sz w:val="24"/>
        </w:rPr>
        <w:t>第一</w:t>
      </w:r>
      <w:r>
        <w:rPr>
          <w:rFonts w:ascii="宋体" w:hAnsi="宋体"/>
          <w:spacing w:val="6"/>
          <w:kern w:val="0"/>
          <w:sz w:val="24"/>
        </w:rPr>
        <w:t>阈值计算</w:t>
      </w:r>
      <w:proofErr w:type="spellStart"/>
      <w:r>
        <w:rPr>
          <w:rFonts w:ascii="宋体" w:hAnsi="宋体" w:hint="eastAsia"/>
          <w:spacing w:val="6"/>
          <w:kern w:val="0"/>
          <w:sz w:val="24"/>
        </w:rPr>
        <w:t>tcVec_CFR</w:t>
      </w:r>
      <w:r>
        <w:rPr>
          <w:rFonts w:ascii="宋体" w:hAnsi="宋体"/>
          <w:spacing w:val="6"/>
          <w:kern w:val="0"/>
          <w:sz w:val="24"/>
          <w:vertAlign w:val="subscript"/>
        </w:rPr>
        <w:t>j</w:t>
      </w:r>
      <w:proofErr w:type="spellEnd"/>
      <w:r>
        <w:rPr>
          <w:rFonts w:ascii="宋体" w:hAnsi="宋体" w:hint="eastAsia"/>
          <w:spacing w:val="6"/>
          <w:kern w:val="0"/>
          <w:sz w:val="24"/>
        </w:rPr>
        <w:t>；将tcVec_CFR</w:t>
      </w:r>
      <w:r>
        <w:rPr>
          <w:rFonts w:ascii="宋体" w:hAnsi="宋体" w:hint="eastAsia"/>
          <w:spacing w:val="6"/>
          <w:kern w:val="0"/>
          <w:sz w:val="24"/>
          <w:vertAlign w:val="subscript"/>
        </w:rPr>
        <w:t>0</w:t>
      </w:r>
      <w:r>
        <w:rPr>
          <w:rFonts w:ascii="宋体" w:hAnsi="宋体" w:hint="eastAsia"/>
          <w:spacing w:val="6"/>
          <w:kern w:val="0"/>
          <w:sz w:val="24"/>
        </w:rPr>
        <w:t>和t-1个</w:t>
      </w:r>
      <w:proofErr w:type="spellStart"/>
      <w:r>
        <w:rPr>
          <w:rFonts w:ascii="宋体" w:hAnsi="宋体"/>
          <w:spacing w:val="6"/>
          <w:kern w:val="0"/>
          <w:sz w:val="24"/>
        </w:rPr>
        <w:t>tcVec</w:t>
      </w:r>
      <w:r>
        <w:rPr>
          <w:rFonts w:ascii="宋体" w:hAnsi="宋体" w:hint="eastAsia"/>
          <w:spacing w:val="6"/>
          <w:kern w:val="0"/>
          <w:sz w:val="24"/>
        </w:rPr>
        <w:t>_CFR</w:t>
      </w:r>
      <w:r>
        <w:rPr>
          <w:rFonts w:ascii="宋体" w:hAnsi="宋体"/>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相干</w:t>
      </w:r>
      <w:r>
        <w:rPr>
          <w:rFonts w:ascii="宋体" w:hAnsi="宋体"/>
          <w:spacing w:val="6"/>
          <w:kern w:val="0"/>
          <w:sz w:val="24"/>
        </w:rPr>
        <w:t>时间</w:t>
      </w:r>
      <w:r>
        <w:rPr>
          <w:rFonts w:ascii="宋体" w:hAnsi="宋体" w:hint="eastAsia"/>
          <w:spacing w:val="6"/>
          <w:kern w:val="0"/>
          <w:sz w:val="24"/>
        </w:rPr>
        <w:t>向量。</w:t>
      </w:r>
    </w:p>
    <w:p w14:paraId="024DD169"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 xml:space="preserve">4. </w:t>
      </w:r>
      <w:r>
        <w:rPr>
          <w:rFonts w:ascii="宋体" w:hAnsi="宋体" w:hint="eastAsia"/>
          <w:snapToGrid w:val="0"/>
          <w:sz w:val="24"/>
        </w:rPr>
        <w:t>根据权利要求1所述的</w:t>
      </w:r>
      <w:r>
        <w:rPr>
          <w:rFonts w:ascii="宋体" w:hAnsi="宋体"/>
          <w:spacing w:val="6"/>
          <w:kern w:val="0"/>
          <w:sz w:val="24"/>
        </w:rPr>
        <w:t>用于预测信道状态信息的编码方法</w:t>
      </w:r>
      <w:r>
        <w:rPr>
          <w:rFonts w:ascii="宋体" w:hAnsi="宋体" w:hint="eastAsia"/>
          <w:spacing w:val="6"/>
          <w:kern w:val="0"/>
          <w:sz w:val="24"/>
        </w:rPr>
        <w:t>，其特征是，</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相干时间向量</w:t>
      </w:r>
      <w:r>
        <w:rPr>
          <w:rFonts w:ascii="宋体" w:hAnsi="宋体" w:hint="eastAsia"/>
          <w:spacing w:val="6"/>
          <w:kern w:val="0"/>
          <w:sz w:val="24"/>
        </w:rPr>
        <w:t>；</w:t>
      </w:r>
      <w:r>
        <w:rPr>
          <w:rFonts w:ascii="宋体" w:hAnsi="宋体" w:hint="eastAsia"/>
          <w:snapToGrid w:val="0"/>
          <w:sz w:val="24"/>
        </w:rPr>
        <w:t>包括如下步骤；</w:t>
      </w:r>
    </w:p>
    <w:p w14:paraId="7E6755E0"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spacing w:val="6"/>
          <w:kern w:val="0"/>
          <w:sz w:val="24"/>
        </w:rPr>
        <w:t>步骤S</w:t>
      </w:r>
      <w:r>
        <w:rPr>
          <w:rFonts w:ascii="宋体" w:hAnsi="宋体" w:hint="eastAsia"/>
          <w:spacing w:val="6"/>
          <w:kern w:val="0"/>
          <w:sz w:val="24"/>
        </w:rPr>
        <w:t>41</w:t>
      </w:r>
      <w:r>
        <w:rPr>
          <w:rFonts w:ascii="宋体" w:hAnsi="宋体"/>
          <w:spacing w:val="6"/>
          <w:kern w:val="0"/>
          <w:sz w:val="24"/>
        </w:rPr>
        <w:t>：</w:t>
      </w:r>
      <w:r>
        <w:rPr>
          <w:rFonts w:ascii="宋体" w:hAnsi="宋体" w:hint="eastAsia"/>
          <w:spacing w:val="6"/>
          <w:kern w:val="0"/>
          <w:sz w:val="24"/>
        </w:rPr>
        <w:t>复数CFR数据是一个n行×t列的复数矩阵，其中n表示子载波数，t表示所述</w:t>
      </w:r>
      <w:r>
        <w:rPr>
          <w:rFonts w:ascii="宋体" w:hAnsi="宋体" w:hint="eastAsia"/>
          <w:snapToGrid w:val="0"/>
          <w:sz w:val="24"/>
        </w:rPr>
        <w:t>复数</w:t>
      </w:r>
      <w:r>
        <w:rPr>
          <w:rFonts w:ascii="宋体" w:hAnsi="宋体"/>
          <w:snapToGrid w:val="0"/>
          <w:sz w:val="24"/>
        </w:rPr>
        <w:t>C</w:t>
      </w:r>
      <w:r>
        <w:rPr>
          <w:rFonts w:ascii="宋体" w:hAnsi="宋体" w:hint="eastAsia"/>
          <w:snapToGrid w:val="0"/>
          <w:sz w:val="24"/>
        </w:rPr>
        <w:t>FR</w:t>
      </w:r>
      <w:r>
        <w:rPr>
          <w:rFonts w:ascii="宋体" w:hAnsi="宋体"/>
          <w:snapToGrid w:val="0"/>
          <w:sz w:val="24"/>
        </w:rPr>
        <w:t>数据</w:t>
      </w:r>
      <w:r>
        <w:rPr>
          <w:rFonts w:ascii="宋体" w:hAnsi="宋体" w:hint="eastAsia"/>
          <w:snapToGrid w:val="0"/>
          <w:sz w:val="24"/>
        </w:rPr>
        <w:t>的时间长度；</w:t>
      </w:r>
      <w:r>
        <w:rPr>
          <w:rFonts w:ascii="宋体" w:hAnsi="宋体"/>
          <w:spacing w:val="6"/>
          <w:kern w:val="0"/>
          <w:sz w:val="24"/>
        </w:rPr>
        <w:t>计算</w:t>
      </w:r>
      <w:r>
        <w:rPr>
          <w:rFonts w:ascii="宋体" w:hAnsi="宋体" w:hint="eastAsia"/>
          <w:snapToGrid w:val="0"/>
          <w:sz w:val="24"/>
        </w:rPr>
        <w:t>复数CFR数据</w:t>
      </w:r>
      <w:r>
        <w:rPr>
          <w:rFonts w:ascii="宋体" w:hAnsi="宋体"/>
          <w:spacing w:val="6"/>
          <w:kern w:val="0"/>
          <w:sz w:val="24"/>
        </w:rPr>
        <w:t>的差分</w:t>
      </w:r>
      <w:r>
        <w:rPr>
          <w:rFonts w:ascii="宋体" w:hAnsi="宋体" w:hint="eastAsia"/>
          <w:spacing w:val="6"/>
          <w:kern w:val="0"/>
          <w:sz w:val="24"/>
        </w:rPr>
        <w:t>矩阵ΔCFR，这是一个t行×t列的实数矩阵；</w:t>
      </w:r>
    </w:p>
    <w:p w14:paraId="5D565D13" w14:textId="20D8AA98"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42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复数CFR数据</w:t>
      </w:r>
      <w:r>
        <w:rPr>
          <w:rFonts w:ascii="宋体" w:hAnsi="宋体"/>
          <w:spacing w:val="6"/>
          <w:kern w:val="0"/>
          <w:sz w:val="24"/>
        </w:rPr>
        <w:t>的差分</w:t>
      </w:r>
      <w:r>
        <w:rPr>
          <w:rFonts w:ascii="宋体" w:hAnsi="宋体" w:hint="eastAsia"/>
          <w:spacing w:val="6"/>
          <w:kern w:val="0"/>
          <w:sz w:val="24"/>
        </w:rPr>
        <w:t>矩阵ΔCFR中</w:t>
      </w:r>
      <w:r>
        <w:rPr>
          <w:rFonts w:ascii="宋体" w:hAnsi="宋体"/>
          <w:spacing w:val="6"/>
          <w:kern w:val="0"/>
          <w:sz w:val="24"/>
        </w:rPr>
        <w:t>的</w:t>
      </w:r>
      <w:r>
        <w:rPr>
          <w:rFonts w:ascii="宋体" w:hAnsi="宋体" w:hint="eastAsia"/>
          <w:spacing w:val="6"/>
          <w:kern w:val="0"/>
          <w:sz w:val="24"/>
        </w:rPr>
        <w:t>时间上在后的j</w:t>
      </w:r>
      <w:r>
        <w:rPr>
          <w:rFonts w:ascii="宋体" w:hAnsi="宋体"/>
          <w:spacing w:val="6"/>
          <w:kern w:val="0"/>
          <w:sz w:val="24"/>
        </w:rPr>
        <w:t>位置相对于</w:t>
      </w:r>
      <w:r>
        <w:rPr>
          <w:rFonts w:ascii="宋体" w:hAnsi="宋体" w:hint="eastAsia"/>
          <w:spacing w:val="6"/>
          <w:kern w:val="0"/>
          <w:sz w:val="24"/>
        </w:rPr>
        <w:t>时间上在前的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第二</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5" w:author="Shaun YIN" w:date="2025-11-05T16:09:00Z" w16du:dateUtc="2025-11-05T08:09:00Z">
        <w:r w:rsidDel="00EB18EB">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＜j≤t-1</w:t>
      </w:r>
      <w:r>
        <w:rPr>
          <w:rFonts w:ascii="宋体" w:hAnsi="宋体" w:hint="eastAsia"/>
          <w:spacing w:val="6"/>
          <w:kern w:val="0"/>
          <w:sz w:val="24"/>
        </w:rPr>
        <w:t>；其中包括将当前的时间步</w:t>
      </w:r>
      <w:proofErr w:type="gramStart"/>
      <w:r>
        <w:rPr>
          <w:rFonts w:ascii="宋体" w:hAnsi="宋体" w:hint="eastAsia"/>
          <w:spacing w:val="6"/>
          <w:kern w:val="0"/>
          <w:sz w:val="24"/>
        </w:rPr>
        <w:t>和之前</w:t>
      </w:r>
      <w:proofErr w:type="gramEnd"/>
      <w:r>
        <w:rPr>
          <w:rFonts w:ascii="宋体" w:hAnsi="宋体" w:hint="eastAsia"/>
          <w:spacing w:val="6"/>
          <w:kern w:val="0"/>
          <w:sz w:val="24"/>
        </w:rPr>
        <w:t>所有的</w:t>
      </w:r>
      <w:proofErr w:type="gramStart"/>
      <w:r>
        <w:rPr>
          <w:rFonts w:ascii="宋体" w:hAnsi="宋体" w:hint="eastAsia"/>
          <w:spacing w:val="6"/>
          <w:kern w:val="0"/>
          <w:sz w:val="24"/>
        </w:rPr>
        <w:t>时间步做差分</w:t>
      </w:r>
      <w:proofErr w:type="gramEnd"/>
      <w:r>
        <w:rPr>
          <w:rFonts w:ascii="宋体" w:hAnsi="宋体" w:hint="eastAsia"/>
          <w:spacing w:val="6"/>
          <w:kern w:val="0"/>
          <w:sz w:val="24"/>
        </w:rPr>
        <w:t>后计算p范数；</w:t>
      </w:r>
    </w:p>
    <w:p w14:paraId="553D85A2" w14:textId="3B3A1CD6"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43</w:t>
      </w:r>
      <w:r>
        <w:rPr>
          <w:rFonts w:ascii="宋体" w:hAnsi="宋体"/>
          <w:spacing w:val="6"/>
          <w:kern w:val="0"/>
          <w:sz w:val="24"/>
        </w:rPr>
        <w:t>：</w:t>
      </w:r>
      <w:r>
        <w:rPr>
          <w:rFonts w:ascii="宋体" w:hAnsi="宋体" w:hint="eastAsia"/>
          <w:spacing w:val="6"/>
          <w:kern w:val="0"/>
          <w:sz w:val="24"/>
        </w:rPr>
        <w:t>初始化tcVec_CFR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第二</w:t>
      </w:r>
      <w:r>
        <w:rPr>
          <w:rFonts w:ascii="宋体" w:hAnsi="宋体"/>
          <w:spacing w:val="6"/>
          <w:kern w:val="0"/>
          <w:sz w:val="24"/>
        </w:rPr>
        <w:t>变化率和</w:t>
      </w:r>
      <w:r>
        <w:rPr>
          <w:rFonts w:ascii="宋体" w:hAnsi="宋体" w:hint="eastAsia"/>
          <w:spacing w:val="6"/>
          <w:kern w:val="0"/>
          <w:sz w:val="24"/>
        </w:rPr>
        <w:t>第二</w:t>
      </w:r>
      <w:r>
        <w:rPr>
          <w:rFonts w:ascii="宋体" w:hAnsi="宋体"/>
          <w:spacing w:val="6"/>
          <w:kern w:val="0"/>
          <w:sz w:val="24"/>
        </w:rPr>
        <w:t>阈值计算</w:t>
      </w:r>
      <w:proofErr w:type="spellStart"/>
      <w:ins w:id="6" w:author="Shaun YIN" w:date="2025-11-05T16:10:00Z" w16du:dateUtc="2025-11-05T08:10:00Z">
        <w:r w:rsidR="001C180A" w:rsidRPr="00A36044">
          <w:rPr>
            <w:rFonts w:ascii="宋体" w:hAnsi="宋体" w:hint="eastAsia"/>
            <w:spacing w:val="6"/>
            <w:kern w:val="0"/>
            <w:sz w:val="24"/>
          </w:rPr>
          <w:t>tcVec_CFR</w:t>
        </w:r>
        <w:r w:rsidR="001C180A" w:rsidRPr="00A36044">
          <w:rPr>
            <w:rFonts w:ascii="宋体" w:hAnsi="宋体" w:hint="eastAsia"/>
            <w:spacing w:val="6"/>
            <w:kern w:val="0"/>
            <w:sz w:val="24"/>
            <w:vertAlign w:val="subscript"/>
          </w:rPr>
          <w:t>j</w:t>
        </w:r>
      </w:ins>
      <w:proofErr w:type="spellEnd"/>
      <m:oMath>
        <m:sSub>
          <m:sSubPr>
            <m:ctrlPr>
              <w:del w:id="7" w:author="Shaun YIN" w:date="2025-11-05T16:11:00Z" w16du:dateUtc="2025-11-05T08:11:00Z">
                <w:rPr>
                  <w:rFonts w:ascii="Cambria Math" w:hAnsi="Cambria Math"/>
                  <w:iCs/>
                  <w:spacing w:val="6"/>
                  <w:kern w:val="0"/>
                  <w:sz w:val="24"/>
                </w:rPr>
              </w:del>
            </m:ctrlPr>
          </m:sSubPr>
          <m:e>
            <m:r>
              <w:del w:id="8" w:author="Shaun YIN" w:date="2025-11-05T16:11:00Z" w16du:dateUtc="2025-11-05T08:11:00Z">
                <m:rPr>
                  <m:sty m:val="p"/>
                </m:rPr>
                <w:rPr>
                  <w:rFonts w:ascii="Cambria Math" w:hAnsi="Cambria Math" w:hint="eastAsia"/>
                  <w:spacing w:val="6"/>
                  <w:kern w:val="0"/>
                  <w:sz w:val="24"/>
                </w:rPr>
                <m:t>tcVec</m:t>
              </w:del>
            </m:r>
            <m:r>
              <w:del w:id="9" w:author="Shaun YIN" w:date="2025-11-05T16:11:00Z" w16du:dateUtc="2025-11-05T08:11:00Z">
                <m:rPr>
                  <m:sty m:val="p"/>
                </m:rPr>
                <w:rPr>
                  <w:rFonts w:ascii="Cambria Math" w:hAnsi="Cambria Math"/>
                  <w:spacing w:val="6"/>
                  <w:kern w:val="0"/>
                  <w:sz w:val="24"/>
                </w:rPr>
                <m:t>_CFR</m:t>
              </w:del>
            </m:r>
          </m:e>
          <m:sub>
            <m:r>
              <w:del w:id="10" w:author="Shaun YIN" w:date="2025-11-05T16:11:00Z" w16du:dateUtc="2025-11-05T08:11:00Z">
                <m:rPr>
                  <m:sty m:val="p"/>
                </m:rPr>
                <w:rPr>
                  <w:rFonts w:ascii="Cambria Math" w:hAnsi="Cambria Math"/>
                  <w:spacing w:val="6"/>
                  <w:kern w:val="0"/>
                  <w:sz w:val="24"/>
                </w:rPr>
                <m:t>j</m:t>
              </w:del>
            </m:r>
          </m:sub>
        </m:sSub>
      </m:oMath>
      <w:r>
        <w:rPr>
          <w:rFonts w:ascii="宋体" w:hAnsi="宋体" w:hint="eastAsia"/>
          <w:spacing w:val="6"/>
          <w:kern w:val="0"/>
          <w:sz w:val="24"/>
        </w:rPr>
        <w:t>；将tcVec_CFR</w:t>
      </w:r>
      <w:r>
        <w:rPr>
          <w:rFonts w:ascii="宋体" w:hAnsi="宋体" w:hint="eastAsia"/>
          <w:spacing w:val="6"/>
          <w:kern w:val="0"/>
          <w:sz w:val="24"/>
          <w:vertAlign w:val="subscript"/>
        </w:rPr>
        <w:t>0</w:t>
      </w:r>
      <w:r>
        <w:rPr>
          <w:rFonts w:ascii="宋体" w:hAnsi="宋体" w:hint="eastAsia"/>
          <w:spacing w:val="6"/>
          <w:kern w:val="0"/>
          <w:sz w:val="24"/>
        </w:rPr>
        <w:t>和t-1个</w:t>
      </w:r>
      <w:proofErr w:type="spellStart"/>
      <w:ins w:id="11" w:author="Shaun YIN" w:date="2025-11-05T16:11:00Z" w16du:dateUtc="2025-11-05T08:11:00Z">
        <w:r w:rsidR="001C180A" w:rsidRPr="00A36044">
          <w:rPr>
            <w:rFonts w:ascii="宋体" w:hAnsi="宋体" w:hint="eastAsia"/>
            <w:spacing w:val="6"/>
            <w:kern w:val="0"/>
            <w:sz w:val="24"/>
          </w:rPr>
          <w:t>tcVec_CFR</w:t>
        </w:r>
        <w:r w:rsidR="001C180A" w:rsidRPr="00A36044">
          <w:rPr>
            <w:rFonts w:ascii="宋体" w:hAnsi="宋体" w:hint="eastAsia"/>
            <w:spacing w:val="6"/>
            <w:kern w:val="0"/>
            <w:sz w:val="24"/>
            <w:vertAlign w:val="subscript"/>
          </w:rPr>
          <w:t>j</w:t>
        </w:r>
      </w:ins>
      <w:proofErr w:type="spellEnd"/>
      <m:oMath>
        <m:sSub>
          <m:sSubPr>
            <m:ctrlPr>
              <w:del w:id="12" w:author="Shaun YIN" w:date="2025-11-05T16:11:00Z" w16du:dateUtc="2025-11-05T08:11:00Z">
                <w:rPr>
                  <w:rFonts w:ascii="Cambria Math" w:hAnsi="Cambria Math"/>
                  <w:iCs/>
                  <w:spacing w:val="6"/>
                  <w:kern w:val="0"/>
                  <w:sz w:val="24"/>
                </w:rPr>
              </w:del>
            </m:ctrlPr>
          </m:sSubPr>
          <m:e>
            <m:r>
              <w:del w:id="13" w:author="Shaun YIN" w:date="2025-11-05T16:11:00Z" w16du:dateUtc="2025-11-05T08:11:00Z">
                <m:rPr>
                  <m:sty m:val="p"/>
                </m:rPr>
                <w:rPr>
                  <w:rFonts w:ascii="Cambria Math" w:hAnsi="Cambria Math" w:hint="eastAsia"/>
                  <w:spacing w:val="6"/>
                  <w:kern w:val="0"/>
                  <w:sz w:val="24"/>
                </w:rPr>
                <m:t>tcVec</m:t>
              </w:del>
            </m:r>
            <m:r>
              <w:del w:id="14" w:author="Shaun YIN" w:date="2025-11-05T16:11:00Z" w16du:dateUtc="2025-11-05T08:11:00Z">
                <m:rPr>
                  <m:sty m:val="p"/>
                </m:rPr>
                <w:rPr>
                  <w:rFonts w:ascii="Cambria Math" w:hAnsi="Cambria Math"/>
                  <w:spacing w:val="6"/>
                  <w:kern w:val="0"/>
                  <w:sz w:val="24"/>
                </w:rPr>
                <m:t>_CFR</m:t>
              </w:del>
            </m:r>
          </m:e>
          <m:sub>
            <m:r>
              <w:del w:id="15" w:author="Shaun YIN" w:date="2025-11-05T16:11:00Z" w16du:dateUtc="2025-11-05T08:11:00Z">
                <m:rPr>
                  <m:sty m:val="p"/>
                </m:rPr>
                <w:rPr>
                  <w:rFonts w:ascii="Cambria Math" w:hAnsi="Cambria Math"/>
                  <w:spacing w:val="6"/>
                  <w:kern w:val="0"/>
                  <w:sz w:val="24"/>
                </w:rPr>
                <m:t>j</m:t>
              </w:del>
            </m:r>
          </m:sub>
        </m:sSub>
      </m:oMath>
      <w:r>
        <w:rPr>
          <w:rFonts w:ascii="宋体" w:hAnsi="宋体" w:hint="eastAsia"/>
          <w:iCs/>
          <w:spacing w:val="6"/>
          <w:kern w:val="0"/>
          <w:sz w:val="24"/>
        </w:rPr>
        <w:t>按照下标由小到大的顺序相组合，得到</w:t>
      </w:r>
      <w:r>
        <w:rPr>
          <w:rFonts w:ascii="宋体" w:hAnsi="宋体" w:hint="eastAsia"/>
          <w:snapToGrid w:val="0"/>
          <w:sz w:val="24"/>
        </w:rPr>
        <w:t>复数CFR数据的</w:t>
      </w:r>
      <w:r>
        <w:rPr>
          <w:rFonts w:ascii="宋体" w:hAnsi="宋体" w:hint="eastAsia"/>
          <w:spacing w:val="6"/>
          <w:kern w:val="0"/>
          <w:sz w:val="24"/>
        </w:rPr>
        <w:t>相干</w:t>
      </w:r>
      <w:r>
        <w:rPr>
          <w:rFonts w:ascii="宋体" w:hAnsi="宋体"/>
          <w:spacing w:val="6"/>
          <w:kern w:val="0"/>
          <w:sz w:val="24"/>
        </w:rPr>
        <w:t>时间</w:t>
      </w:r>
      <w:r>
        <w:rPr>
          <w:rFonts w:ascii="宋体" w:hAnsi="宋体" w:hint="eastAsia"/>
          <w:spacing w:val="6"/>
          <w:kern w:val="0"/>
          <w:sz w:val="24"/>
        </w:rPr>
        <w:t>向量。</w:t>
      </w:r>
    </w:p>
    <w:p w14:paraId="343C68A0" w14:textId="7777777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pacing w:val="6"/>
          <w:kern w:val="0"/>
          <w:sz w:val="24"/>
        </w:rPr>
        <w:t>5. 一种</w:t>
      </w:r>
      <w:r>
        <w:rPr>
          <w:rFonts w:ascii="宋体" w:hAnsi="宋体"/>
          <w:spacing w:val="6"/>
          <w:kern w:val="0"/>
          <w:sz w:val="24"/>
        </w:rPr>
        <w:t>用于预测信道状态信息的编码方法</w:t>
      </w:r>
      <w:r>
        <w:rPr>
          <w:rFonts w:ascii="宋体" w:hAnsi="宋体" w:hint="eastAsia"/>
          <w:spacing w:val="6"/>
          <w:kern w:val="0"/>
          <w:sz w:val="24"/>
        </w:rPr>
        <w:t>，其特征是，包括如下步骤；</w:t>
      </w:r>
    </w:p>
    <w:p w14:paraId="0C8694A0"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
    <w:p w14:paraId="22007114"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lastRenderedPageBreak/>
        <w:t>步骤S</w:t>
      </w:r>
      <w:r>
        <w:rPr>
          <w:rFonts w:ascii="宋体" w:hAnsi="宋体" w:hint="eastAsia"/>
          <w:snapToGrid w:val="0"/>
          <w:sz w:val="24"/>
        </w:rPr>
        <w:t>B</w:t>
      </w:r>
      <w:r>
        <w:rPr>
          <w:rFonts w:ascii="宋体" w:hAnsi="宋体"/>
          <w:snapToGrid w:val="0"/>
          <w:sz w:val="24"/>
        </w:rPr>
        <w:t>2：</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第二相加数据；</w:t>
      </w:r>
      <w:r>
        <w:rPr>
          <w:rFonts w:ascii="宋体" w:hAnsi="宋体" w:hint="eastAsia"/>
          <w:snapToGrid w:val="0"/>
          <w:sz w:val="24"/>
        </w:rPr>
        <w:t>具体地，编码器对复数CFR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上，得到第二相加数据；</w:t>
      </w:r>
    </w:p>
    <w:p w14:paraId="05FED387"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3：</w:t>
      </w:r>
      <w:r>
        <w:rPr>
          <w:rFonts w:ascii="宋体" w:hAnsi="宋体" w:hint="eastAsia"/>
          <w:snapToGrid w:val="0"/>
          <w:sz w:val="24"/>
        </w:rPr>
        <w:t>第二相加数据作为第二深度学习模型的输入，第二深度学习模型输出预测的CFR数据；</w:t>
      </w:r>
    </w:p>
    <w:p w14:paraId="1C058B8E" w14:textId="469342AC"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4：</w:t>
      </w:r>
      <w:r>
        <w:rPr>
          <w:rFonts w:ascii="宋体" w:hAnsi="宋体" w:hint="eastAsia"/>
          <w:snapToGrid w:val="0"/>
          <w:sz w:val="24"/>
        </w:rPr>
        <w:t>解码器对第二深度学习模型输出的预测的CFR数据进行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的数据维度等同于每个批次的输出数据的拟合目标的数据维度；随后根据每个批次的预测的CFR</w:t>
      </w:r>
      <w:r>
        <w:rPr>
          <w:rFonts w:ascii="宋体" w:hAnsi="宋体"/>
          <w:snapToGrid w:val="0"/>
          <w:sz w:val="24"/>
        </w:rPr>
        <w:t>数据</w:t>
      </w:r>
      <w:del w:id="16" w:author="Shaun YIN" w:date="2025-11-05T16:12:00Z" w16du:dateUtc="2025-11-05T08:12:00Z">
        <w:r w:rsidDel="00BF3F65">
          <w:rPr>
            <w:rFonts w:ascii="宋体" w:hAnsi="宋体" w:hint="eastAsia"/>
            <w:snapToGrid w:val="0"/>
            <w:sz w:val="24"/>
          </w:rPr>
          <w:delText>、</w:delText>
        </w:r>
      </w:del>
      <w:ins w:id="17" w:author="Shaun YIN" w:date="2025-11-05T16:12:00Z" w16du:dateUtc="2025-11-05T08:12:00Z">
        <w:r w:rsidR="00BF3F65">
          <w:rPr>
            <w:rFonts w:ascii="宋体" w:hAnsi="宋体" w:hint="eastAsia"/>
            <w:snapToGrid w:val="0"/>
            <w:sz w:val="24"/>
          </w:rPr>
          <w:t>与</w:t>
        </w:r>
      </w:ins>
      <w:r>
        <w:rPr>
          <w:rFonts w:ascii="宋体" w:hAnsi="宋体" w:hint="eastAsia"/>
          <w:snapToGrid w:val="0"/>
          <w:sz w:val="24"/>
        </w:rPr>
        <w:t>每个批次的输出数据的拟合目标</w:t>
      </w:r>
      <w:del w:id="18" w:author="Shaun YIN" w:date="2025-11-05T16:12:00Z" w16du:dateUtc="2025-11-05T08:12:00Z">
        <w:r w:rsidDel="00BF3F65">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第二深度学习模型，使解码器输出的每个批次的预测的CFR数据尽量接近于该批次的输出数据的拟合目标；</w:t>
      </w:r>
    </w:p>
    <w:p w14:paraId="1BC7923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步骤SB5：先根据实际场景中获得的历史的复数CFR数据得到每个批次的输入数据、每个批次的输入数据时间掩码、复数CFR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；随后由</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第二相加数据；随后</w:t>
      </w:r>
      <w:r>
        <w:rPr>
          <w:rFonts w:ascii="宋体" w:hAnsi="宋体" w:hint="eastAsia"/>
          <w:snapToGrid w:val="0"/>
          <w:sz w:val="24"/>
        </w:rPr>
        <w:t>第二相加数据作为训练好的第二深度学习模型的输入，训练好的第二深度学习模型输出预测的</w:t>
      </w:r>
      <w:proofErr w:type="spellStart"/>
      <w:r>
        <w:rPr>
          <w:rFonts w:ascii="宋体" w:hAnsi="宋体" w:hint="eastAsia"/>
          <w:snapToGrid w:val="0"/>
          <w:sz w:val="24"/>
        </w:rPr>
        <w:t>CFR</w:t>
      </w:r>
      <w:proofErr w:type="spellEnd"/>
      <w:r>
        <w:rPr>
          <w:rFonts w:ascii="宋体" w:hAnsi="宋体" w:hint="eastAsia"/>
          <w:snapToGrid w:val="0"/>
          <w:sz w:val="24"/>
        </w:rPr>
        <w:t>数据</w:t>
      </w:r>
      <w:r>
        <w:rPr>
          <w:rFonts w:ascii="宋体" w:hAnsi="宋体" w:hint="eastAsia"/>
          <w:spacing w:val="6"/>
          <w:kern w:val="0"/>
          <w:sz w:val="24"/>
        </w:rPr>
        <w:t>；随后</w:t>
      </w:r>
      <w:r>
        <w:rPr>
          <w:rFonts w:ascii="宋体" w:hAnsi="宋体" w:hint="eastAsia"/>
          <w:snapToGrid w:val="0"/>
          <w:sz w:val="24"/>
        </w:rPr>
        <w:t>解码器对训练好的第二深度学习模型输出的预测的CFR数据进行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52401FD7"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6. 根据权利要求5所述的</w:t>
      </w:r>
      <w:r>
        <w:rPr>
          <w:rFonts w:ascii="宋体" w:hAnsi="宋体"/>
          <w:spacing w:val="6"/>
          <w:kern w:val="0"/>
          <w:sz w:val="24"/>
        </w:rPr>
        <w:t>用于预测信道状态信息的编码方法</w:t>
      </w:r>
      <w:r>
        <w:rPr>
          <w:rFonts w:ascii="宋体" w:hAnsi="宋体" w:hint="eastAsia"/>
          <w:spacing w:val="6"/>
          <w:kern w:val="0"/>
          <w:sz w:val="24"/>
        </w:rPr>
        <w:t>，其特征是，</w:t>
      </w:r>
      <w:r>
        <w:rPr>
          <w:rFonts w:ascii="宋体" w:hAnsi="宋体"/>
          <w:snapToGrid w:val="0"/>
          <w:sz w:val="24"/>
        </w:rPr>
        <w:t>所述步骤S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相干空间向量</w:t>
      </w:r>
      <w:r>
        <w:rPr>
          <w:rFonts w:ascii="宋体" w:hAnsi="宋体" w:hint="eastAsia"/>
          <w:spacing w:val="6"/>
          <w:kern w:val="0"/>
          <w:sz w:val="24"/>
        </w:rPr>
        <w:t>；</w:t>
      </w:r>
      <w:r>
        <w:rPr>
          <w:rFonts w:ascii="宋体" w:hAnsi="宋体" w:hint="eastAsia"/>
          <w:snapToGrid w:val="0"/>
          <w:sz w:val="24"/>
        </w:rPr>
        <w:t>包括如下步骤；</w:t>
      </w:r>
    </w:p>
    <w:p w14:paraId="0112643C" w14:textId="2B650AA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步骤S61：</w:t>
      </w:r>
      <w:r>
        <w:rPr>
          <w:rFonts w:ascii="宋体" w:hAnsi="宋体" w:hint="eastAsia"/>
          <w:spacing w:val="6"/>
          <w:kern w:val="0"/>
          <w:sz w:val="24"/>
        </w:rPr>
        <w:t>计算复数CFR数据在子载波维度上的第三范数；复数C</w:t>
      </w:r>
      <w:del w:id="19" w:author="Shaun YIN" w:date="2025-11-05T16:13:00Z" w16du:dateUtc="2025-11-05T08:13:00Z">
        <w:r w:rsidDel="0008604A">
          <w:rPr>
            <w:rFonts w:ascii="宋体" w:hAnsi="宋体" w:hint="eastAsia"/>
            <w:spacing w:val="6"/>
            <w:kern w:val="0"/>
            <w:sz w:val="24"/>
          </w:rPr>
          <w:delText>SI</w:delText>
        </w:r>
      </w:del>
      <w:ins w:id="20" w:author="Shaun YIN" w:date="2025-11-05T16:13:00Z" w16du:dateUtc="2025-11-05T08:13:00Z">
        <w:r w:rsidR="0008604A">
          <w:rPr>
            <w:rFonts w:ascii="宋体" w:hAnsi="宋体" w:hint="eastAsia"/>
            <w:spacing w:val="6"/>
            <w:kern w:val="0"/>
            <w:sz w:val="24"/>
          </w:rPr>
          <w:t>FR</w:t>
        </w:r>
      </w:ins>
      <w:r>
        <w:rPr>
          <w:rFonts w:ascii="宋体" w:hAnsi="宋体" w:hint="eastAsia"/>
          <w:spacing w:val="6"/>
          <w:kern w:val="0"/>
          <w:sz w:val="24"/>
        </w:rPr>
        <w:t>数据是一个n行×t列的复数矩阵，其中n表示子载波数，t表示所述</w:t>
      </w:r>
      <w:r>
        <w:rPr>
          <w:rFonts w:ascii="宋体" w:hAnsi="宋体" w:hint="eastAsia"/>
          <w:snapToGrid w:val="0"/>
          <w:sz w:val="24"/>
        </w:rPr>
        <w:t>复数</w:t>
      </w:r>
      <w:r>
        <w:rPr>
          <w:rFonts w:ascii="宋体" w:hAnsi="宋体"/>
          <w:snapToGrid w:val="0"/>
          <w:sz w:val="24"/>
        </w:rPr>
        <w:t>C</w:t>
      </w:r>
      <w:del w:id="21" w:author="Shaun YIN" w:date="2025-11-05T16:13:00Z" w16du:dateUtc="2025-11-05T08:13:00Z">
        <w:r w:rsidDel="0008604A">
          <w:rPr>
            <w:rFonts w:ascii="宋体" w:hAnsi="宋体" w:hint="eastAsia"/>
            <w:snapToGrid w:val="0"/>
            <w:sz w:val="24"/>
          </w:rPr>
          <w:delText>SI</w:delText>
        </w:r>
      </w:del>
      <w:ins w:id="22" w:author="Shaun YIN" w:date="2025-11-05T16:13:00Z" w16du:dateUtc="2025-11-05T08:13:00Z">
        <w:r w:rsidR="0008604A">
          <w:rPr>
            <w:rFonts w:ascii="宋体" w:hAnsi="宋体" w:hint="eastAsia"/>
            <w:snapToGrid w:val="0"/>
            <w:sz w:val="24"/>
          </w:rPr>
          <w:t>FR</w:t>
        </w:r>
      </w:ins>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对</w:t>
      </w:r>
      <w:r>
        <w:rPr>
          <w:rFonts w:ascii="宋体" w:hAnsi="宋体" w:hint="eastAsia"/>
          <w:snapToGrid w:val="0"/>
          <w:sz w:val="24"/>
        </w:rPr>
        <w:t>复数C</w:t>
      </w:r>
      <w:del w:id="23" w:author="Shaun YIN" w:date="2025-11-05T16:13:00Z" w16du:dateUtc="2025-11-05T08:13:00Z">
        <w:r w:rsidDel="0008604A">
          <w:rPr>
            <w:rFonts w:ascii="宋体" w:hAnsi="宋体" w:hint="eastAsia"/>
            <w:snapToGrid w:val="0"/>
            <w:sz w:val="24"/>
          </w:rPr>
          <w:delText>SI</w:delText>
        </w:r>
      </w:del>
      <w:ins w:id="24" w:author="Shaun YIN" w:date="2025-11-05T16:13:00Z" w16du:dateUtc="2025-11-05T08:13:00Z">
        <w:r w:rsidR="0008604A">
          <w:rPr>
            <w:rFonts w:ascii="宋体" w:hAnsi="宋体" w:hint="eastAsia"/>
            <w:snapToGrid w:val="0"/>
            <w:sz w:val="24"/>
          </w:rPr>
          <w:t>FR</w:t>
        </w:r>
      </w:ins>
      <w:r>
        <w:rPr>
          <w:rFonts w:ascii="宋体" w:hAnsi="宋体" w:hint="eastAsia"/>
          <w:snapToGrid w:val="0"/>
          <w:sz w:val="24"/>
        </w:rPr>
        <w:t>数据的转置矩阵</w:t>
      </w:r>
      <w:r>
        <w:rPr>
          <w:rFonts w:ascii="宋体" w:hAnsi="宋体" w:hint="eastAsia"/>
          <w:spacing w:val="6"/>
          <w:kern w:val="0"/>
          <w:sz w:val="24"/>
        </w:rPr>
        <w:t>中相邻两列元素先做差分，再计算每相邻两列元素的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的幅值的p范数CFRLsp</w:t>
      </w:r>
      <w:r>
        <w:rPr>
          <w:rFonts w:ascii="宋体" w:hAnsi="宋体" w:hint="eastAsia"/>
          <w:spacing w:val="6"/>
          <w:kern w:val="0"/>
          <w:sz w:val="24"/>
          <w:vertAlign w:val="subscript"/>
        </w:rPr>
        <w:t>j</w:t>
      </w:r>
      <w:r>
        <w:rPr>
          <w:rFonts w:ascii="宋体" w:hAnsi="宋体" w:hint="eastAsia"/>
          <w:spacing w:val="6"/>
          <w:kern w:val="0"/>
          <w:sz w:val="24"/>
        </w:rPr>
        <w:t>，p为正整数，j的取值范围是从0到n-1</w:t>
      </w:r>
      <w:r>
        <w:rPr>
          <w:rFonts w:ascii="宋体" w:hAnsi="宋体" w:hint="eastAsia"/>
          <w:snapToGrid w:val="0"/>
          <w:sz w:val="24"/>
        </w:rPr>
        <w:t>之间的</w:t>
      </w:r>
      <w:del w:id="25" w:author="Shaun YIN" w:date="2025-11-05T16:13:00Z" w16du:dateUtc="2025-11-05T08:13:00Z">
        <w:r w:rsidDel="0008604A">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r>
        <w:rPr>
          <w:rFonts w:ascii="宋体" w:hAnsi="宋体" w:hint="eastAsia"/>
          <w:snapToGrid w:val="0"/>
          <w:sz w:val="24"/>
        </w:rPr>
        <w:t>将</w:t>
      </w:r>
      <w:r>
        <w:rPr>
          <w:rFonts w:ascii="宋体" w:hAnsi="宋体" w:hint="eastAsia"/>
          <w:iCs/>
          <w:spacing w:val="6"/>
          <w:kern w:val="0"/>
          <w:sz w:val="24"/>
        </w:rPr>
        <w:t>n</w:t>
      </w:r>
      <w:proofErr w:type="gramStart"/>
      <w:r>
        <w:rPr>
          <w:rFonts w:ascii="宋体" w:hAnsi="宋体" w:hint="eastAsia"/>
          <w:snapToGrid w:val="0"/>
          <w:sz w:val="24"/>
        </w:rPr>
        <w:t>个</w:t>
      </w:r>
      <w:proofErr w:type="gramEnd"/>
      <w:r>
        <w:rPr>
          <w:rFonts w:ascii="宋体" w:hAnsi="宋体" w:hint="eastAsia"/>
          <w:spacing w:val="6"/>
          <w:kern w:val="0"/>
          <w:sz w:val="24"/>
        </w:rPr>
        <w:t>CFRLsp</w:t>
      </w:r>
      <w:r>
        <w:rPr>
          <w:rFonts w:ascii="宋体" w:hAnsi="宋体" w:hint="eastAsia"/>
          <w:spacing w:val="6"/>
          <w:kern w:val="0"/>
          <w:sz w:val="24"/>
          <w:vertAlign w:val="subscript"/>
        </w:rPr>
        <w:t>j</w:t>
      </w:r>
      <w:r>
        <w:rPr>
          <w:rFonts w:ascii="宋体" w:hAnsi="宋体" w:hint="eastAsia"/>
          <w:iCs/>
          <w:spacing w:val="6"/>
          <w:kern w:val="0"/>
          <w:sz w:val="24"/>
        </w:rPr>
        <w:t>按照j由小到大的顺序相组合，得到</w:t>
      </w:r>
      <w:r>
        <w:rPr>
          <w:rFonts w:ascii="宋体" w:hAnsi="宋体" w:hint="eastAsia"/>
          <w:snapToGrid w:val="0"/>
          <w:sz w:val="24"/>
        </w:rPr>
        <w:t>复数CFR数据在子载波维度上的第三</w:t>
      </w:r>
      <w:r>
        <w:rPr>
          <w:rFonts w:ascii="宋体" w:hAnsi="宋体" w:hint="eastAsia"/>
          <w:spacing w:val="6"/>
          <w:kern w:val="0"/>
          <w:sz w:val="24"/>
        </w:rPr>
        <w:t>范数；这一步是提取复数CFR数据随子载波变化的差分特征；</w:t>
      </w:r>
    </w:p>
    <w:p w14:paraId="399BFF34" w14:textId="34ECACFC" w:rsidR="00D63461" w:rsidRDefault="00000000">
      <w:pPr>
        <w:pStyle w:val="af0"/>
        <w:tabs>
          <w:tab w:val="left" w:pos="0"/>
        </w:tabs>
        <w:adjustRightInd w:val="0"/>
        <w:snapToGrid w:val="0"/>
        <w:spacing w:line="360" w:lineRule="auto"/>
        <w:ind w:firstLine="504"/>
        <w:textAlignment w:val="baseline"/>
        <w:rPr>
          <w:rFonts w:ascii="宋体" w:hAnsi="宋体" w:hint="eastAsia"/>
          <w:iCs/>
          <w:spacing w:val="6"/>
          <w:kern w:val="0"/>
          <w:sz w:val="24"/>
        </w:rPr>
      </w:pPr>
      <w:r>
        <w:rPr>
          <w:rFonts w:ascii="宋体" w:hAnsi="宋体"/>
          <w:spacing w:val="6"/>
          <w:kern w:val="0"/>
          <w:sz w:val="24"/>
        </w:rPr>
        <w:t>步骤S</w:t>
      </w:r>
      <w:r>
        <w:rPr>
          <w:rFonts w:ascii="宋体" w:hAnsi="宋体" w:hint="eastAsia"/>
          <w:spacing w:val="6"/>
          <w:kern w:val="0"/>
          <w:sz w:val="24"/>
        </w:rPr>
        <w:t>62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复数CFR数据在子载波维度上的第三</w:t>
      </w:r>
      <w:r>
        <w:rPr>
          <w:rFonts w:ascii="宋体" w:hAnsi="宋体" w:hint="eastAsia"/>
          <w:spacing w:val="6"/>
          <w:kern w:val="0"/>
          <w:sz w:val="24"/>
        </w:rPr>
        <w:t>范数</w:t>
      </w:r>
      <w:r>
        <w:rPr>
          <w:rFonts w:ascii="宋体" w:hAnsi="宋体"/>
          <w:spacing w:val="6"/>
          <w:kern w:val="0"/>
          <w:sz w:val="24"/>
        </w:rPr>
        <w:t>的</w:t>
      </w:r>
      <w:r>
        <w:rPr>
          <w:rFonts w:ascii="宋体" w:hAnsi="宋体" w:hint="eastAsia"/>
          <w:spacing w:val="6"/>
          <w:kern w:val="0"/>
          <w:sz w:val="24"/>
        </w:rPr>
        <w:t>子载波位置在后的j</w:t>
      </w:r>
      <w:r>
        <w:rPr>
          <w:rFonts w:ascii="宋体" w:hAnsi="宋体"/>
          <w:spacing w:val="6"/>
          <w:kern w:val="0"/>
          <w:sz w:val="24"/>
        </w:rPr>
        <w:t>位置相对于</w:t>
      </w:r>
      <w:r>
        <w:rPr>
          <w:rFonts w:ascii="宋体" w:hAnsi="宋体" w:hint="eastAsia"/>
          <w:spacing w:val="6"/>
          <w:kern w:val="0"/>
          <w:sz w:val="24"/>
        </w:rPr>
        <w:t>子载波位置在前的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第三</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26" w:author="Shaun YIN" w:date="2025-11-05T16:14:00Z" w16du:dateUtc="2025-11-05T08:14:00Z">
        <w:r w:rsidDel="0008604A">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＜j≤n-1</w:t>
      </w:r>
      <w:r>
        <w:rPr>
          <w:rFonts w:ascii="宋体" w:hAnsi="宋体" w:hint="eastAsia"/>
          <w:spacing w:val="6"/>
          <w:kern w:val="0"/>
          <w:sz w:val="24"/>
        </w:rPr>
        <w:t>；</w:t>
      </w:r>
    </w:p>
    <w:p w14:paraId="309A4A94" w14:textId="7777777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63</w:t>
      </w:r>
      <w:r>
        <w:rPr>
          <w:rFonts w:ascii="宋体" w:hAnsi="宋体"/>
          <w:spacing w:val="6"/>
          <w:kern w:val="0"/>
          <w:sz w:val="24"/>
        </w:rPr>
        <w:t>：</w:t>
      </w:r>
      <w:r>
        <w:rPr>
          <w:rFonts w:ascii="宋体" w:hAnsi="宋体" w:hint="eastAsia"/>
          <w:spacing w:val="6"/>
          <w:kern w:val="0"/>
          <w:sz w:val="24"/>
        </w:rPr>
        <w:t>初始化scVec_CFR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第三</w:t>
      </w:r>
      <w:r>
        <w:rPr>
          <w:rFonts w:ascii="宋体" w:hAnsi="宋体"/>
          <w:spacing w:val="6"/>
          <w:kern w:val="0"/>
          <w:sz w:val="24"/>
        </w:rPr>
        <w:t>变化率和</w:t>
      </w:r>
      <w:r>
        <w:rPr>
          <w:rFonts w:ascii="宋体" w:hAnsi="宋体" w:hint="eastAsia"/>
          <w:spacing w:val="6"/>
          <w:kern w:val="0"/>
          <w:sz w:val="24"/>
        </w:rPr>
        <w:t>第三</w:t>
      </w:r>
      <w:r>
        <w:rPr>
          <w:rFonts w:ascii="宋体" w:hAnsi="宋体"/>
          <w:spacing w:val="6"/>
          <w:kern w:val="0"/>
          <w:sz w:val="24"/>
        </w:rPr>
        <w:t>阈值计算</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spacing w:val="6"/>
          <w:kern w:val="0"/>
          <w:sz w:val="24"/>
        </w:rPr>
        <w:t>；将</w:t>
      </w:r>
      <w:r>
        <w:rPr>
          <w:rFonts w:ascii="宋体" w:hAnsi="宋体" w:hint="eastAsia"/>
          <w:spacing w:val="6"/>
          <w:kern w:val="0"/>
          <w:sz w:val="24"/>
        </w:rPr>
        <w:lastRenderedPageBreak/>
        <w:t>scVec_CFR</w:t>
      </w:r>
      <w:r>
        <w:rPr>
          <w:rFonts w:ascii="宋体" w:hAnsi="宋体" w:hint="eastAsia"/>
          <w:spacing w:val="6"/>
          <w:kern w:val="0"/>
          <w:sz w:val="24"/>
          <w:vertAlign w:val="subscript"/>
        </w:rPr>
        <w:t>0</w:t>
      </w:r>
      <w:r>
        <w:rPr>
          <w:rFonts w:ascii="宋体" w:hAnsi="宋体" w:hint="eastAsia"/>
          <w:spacing w:val="6"/>
          <w:kern w:val="0"/>
          <w:sz w:val="24"/>
        </w:rPr>
        <w:t>和n-1个</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相干空</w:t>
      </w:r>
      <w:r>
        <w:rPr>
          <w:rFonts w:ascii="宋体" w:hAnsi="宋体"/>
          <w:spacing w:val="6"/>
          <w:kern w:val="0"/>
          <w:sz w:val="24"/>
        </w:rPr>
        <w:t>间</w:t>
      </w:r>
      <w:r>
        <w:rPr>
          <w:rFonts w:ascii="宋体" w:hAnsi="宋体" w:hint="eastAsia"/>
          <w:spacing w:val="6"/>
          <w:kern w:val="0"/>
          <w:sz w:val="24"/>
        </w:rPr>
        <w:t>向量。</w:t>
      </w:r>
    </w:p>
    <w:p w14:paraId="2A2BE928" w14:textId="77777777" w:rsidR="00D63461" w:rsidRDefault="00000000">
      <w:pPr>
        <w:pStyle w:val="af0"/>
        <w:tabs>
          <w:tab w:val="left" w:pos="0"/>
        </w:tabs>
        <w:adjustRightInd w:val="0"/>
        <w:snapToGrid w:val="0"/>
        <w:spacing w:line="360" w:lineRule="auto"/>
        <w:ind w:firstLine="504"/>
        <w:textAlignment w:val="baseline"/>
        <w:rPr>
          <w:rFonts w:ascii="宋体" w:hAnsi="宋体" w:hint="eastAsia"/>
          <w:snapToGrid w:val="0"/>
          <w:sz w:val="24"/>
        </w:rPr>
      </w:pPr>
      <w:r>
        <w:rPr>
          <w:rFonts w:ascii="宋体" w:hAnsi="宋体" w:hint="eastAsia"/>
          <w:spacing w:val="6"/>
          <w:kern w:val="0"/>
          <w:sz w:val="24"/>
        </w:rPr>
        <w:t xml:space="preserve">7. </w:t>
      </w:r>
      <w:r>
        <w:rPr>
          <w:rFonts w:ascii="宋体" w:hAnsi="宋体" w:hint="eastAsia"/>
          <w:snapToGrid w:val="0"/>
          <w:sz w:val="24"/>
        </w:rPr>
        <w:t>根据权利要求5所述的</w:t>
      </w:r>
      <w:r>
        <w:rPr>
          <w:rFonts w:ascii="宋体" w:hAnsi="宋体"/>
          <w:spacing w:val="6"/>
          <w:kern w:val="0"/>
          <w:sz w:val="24"/>
        </w:rPr>
        <w:t>用于预测信道状态信息的编码方法</w:t>
      </w:r>
      <w:r>
        <w:rPr>
          <w:rFonts w:ascii="宋体" w:hAnsi="宋体" w:hint="eastAsia"/>
          <w:spacing w:val="6"/>
          <w:kern w:val="0"/>
          <w:sz w:val="24"/>
        </w:rPr>
        <w:t>，其特征是，</w:t>
      </w:r>
      <w:r>
        <w:rPr>
          <w:rFonts w:ascii="宋体" w:hAnsi="宋体"/>
          <w:snapToGrid w:val="0"/>
          <w:sz w:val="24"/>
        </w:rPr>
        <w:t>所述步骤S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相干空间向量</w:t>
      </w:r>
      <w:r>
        <w:rPr>
          <w:rFonts w:ascii="宋体" w:hAnsi="宋体" w:hint="eastAsia"/>
          <w:spacing w:val="6"/>
          <w:kern w:val="0"/>
          <w:sz w:val="24"/>
        </w:rPr>
        <w:t>；</w:t>
      </w:r>
      <w:r>
        <w:rPr>
          <w:rFonts w:ascii="宋体" w:hAnsi="宋体" w:hint="eastAsia"/>
          <w:snapToGrid w:val="0"/>
          <w:sz w:val="24"/>
        </w:rPr>
        <w:t>包括如下步骤；</w:t>
      </w:r>
    </w:p>
    <w:p w14:paraId="719C71C1" w14:textId="06AE28EF"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spacing w:val="6"/>
          <w:kern w:val="0"/>
          <w:sz w:val="24"/>
        </w:rPr>
        <w:t>步骤S</w:t>
      </w:r>
      <w:r>
        <w:rPr>
          <w:rFonts w:ascii="宋体" w:hAnsi="宋体" w:hint="eastAsia"/>
          <w:spacing w:val="6"/>
          <w:kern w:val="0"/>
          <w:sz w:val="24"/>
        </w:rPr>
        <w:t>71</w:t>
      </w:r>
      <w:r>
        <w:rPr>
          <w:rFonts w:ascii="宋体" w:hAnsi="宋体"/>
          <w:spacing w:val="6"/>
          <w:kern w:val="0"/>
          <w:sz w:val="24"/>
        </w:rPr>
        <w:t>：</w:t>
      </w:r>
      <w:r>
        <w:rPr>
          <w:rFonts w:ascii="宋体" w:hAnsi="宋体" w:hint="eastAsia"/>
          <w:spacing w:val="6"/>
          <w:kern w:val="0"/>
          <w:sz w:val="24"/>
        </w:rPr>
        <w:t>复数C</w:t>
      </w:r>
      <w:del w:id="27" w:author="Shaun YIN" w:date="2025-11-05T16:14:00Z" w16du:dateUtc="2025-11-05T08:14:00Z">
        <w:r w:rsidDel="008167C5">
          <w:rPr>
            <w:rFonts w:ascii="宋体" w:hAnsi="宋体" w:hint="eastAsia"/>
            <w:spacing w:val="6"/>
            <w:kern w:val="0"/>
            <w:sz w:val="24"/>
          </w:rPr>
          <w:delText>SI</w:delText>
        </w:r>
      </w:del>
      <w:ins w:id="28" w:author="Shaun YIN" w:date="2025-11-05T16:14:00Z" w16du:dateUtc="2025-11-05T08:14:00Z">
        <w:r w:rsidR="008167C5">
          <w:rPr>
            <w:rFonts w:ascii="宋体" w:hAnsi="宋体" w:hint="eastAsia"/>
            <w:spacing w:val="6"/>
            <w:kern w:val="0"/>
            <w:sz w:val="24"/>
          </w:rPr>
          <w:t>FR</w:t>
        </w:r>
      </w:ins>
      <w:r>
        <w:rPr>
          <w:rFonts w:ascii="宋体" w:hAnsi="宋体" w:hint="eastAsia"/>
          <w:spacing w:val="6"/>
          <w:kern w:val="0"/>
          <w:sz w:val="24"/>
        </w:rPr>
        <w:t>数据是一个n行×t列的复数矩阵，其中n表示子载波数，t表示所述</w:t>
      </w:r>
      <w:r>
        <w:rPr>
          <w:rFonts w:ascii="宋体" w:hAnsi="宋体" w:hint="eastAsia"/>
          <w:snapToGrid w:val="0"/>
          <w:sz w:val="24"/>
        </w:rPr>
        <w:t>复数</w:t>
      </w:r>
      <w:r>
        <w:rPr>
          <w:rFonts w:ascii="宋体" w:hAnsi="宋体"/>
          <w:snapToGrid w:val="0"/>
          <w:sz w:val="24"/>
        </w:rPr>
        <w:t>C</w:t>
      </w:r>
      <w:del w:id="29" w:author="Shaun YIN" w:date="2025-11-05T16:14:00Z" w16du:dateUtc="2025-11-05T08:14:00Z">
        <w:r w:rsidDel="008167C5">
          <w:rPr>
            <w:rFonts w:ascii="宋体" w:hAnsi="宋体" w:hint="eastAsia"/>
            <w:snapToGrid w:val="0"/>
            <w:sz w:val="24"/>
          </w:rPr>
          <w:delText>SI</w:delText>
        </w:r>
      </w:del>
      <w:ins w:id="30" w:author="Shaun YIN" w:date="2025-11-05T16:14:00Z" w16du:dateUtc="2025-11-05T08:14:00Z">
        <w:r w:rsidR="008167C5">
          <w:rPr>
            <w:rFonts w:ascii="宋体" w:hAnsi="宋体" w:hint="eastAsia"/>
            <w:snapToGrid w:val="0"/>
            <w:sz w:val="24"/>
          </w:rPr>
          <w:t>FR</w:t>
        </w:r>
      </w:ins>
      <w:r>
        <w:rPr>
          <w:rFonts w:ascii="宋体" w:hAnsi="宋体"/>
          <w:snapToGrid w:val="0"/>
          <w:sz w:val="24"/>
        </w:rPr>
        <w:t>数据</w:t>
      </w:r>
      <w:r>
        <w:rPr>
          <w:rFonts w:ascii="宋体" w:hAnsi="宋体" w:hint="eastAsia"/>
          <w:snapToGrid w:val="0"/>
          <w:sz w:val="24"/>
        </w:rPr>
        <w:t>的时间长度；</w:t>
      </w:r>
      <w:del w:id="31" w:author="Shaun YIN" w:date="2025-11-05T16:16:00Z" w16du:dateUtc="2025-11-05T08:16:00Z">
        <w:r w:rsidDel="00375332">
          <w:rPr>
            <w:rFonts w:ascii="宋体" w:hAnsi="宋体" w:hint="eastAsia"/>
            <w:spacing w:val="6"/>
            <w:kern w:val="0"/>
            <w:sz w:val="24"/>
          </w:rPr>
          <w:delText>复数C</w:delText>
        </w:r>
      </w:del>
      <w:del w:id="32" w:author="Shaun YIN" w:date="2025-11-05T16:14:00Z" w16du:dateUtc="2025-11-05T08:14:00Z">
        <w:r w:rsidDel="008167C5">
          <w:rPr>
            <w:rFonts w:ascii="宋体" w:hAnsi="宋体" w:hint="eastAsia"/>
            <w:spacing w:val="6"/>
            <w:kern w:val="0"/>
            <w:sz w:val="24"/>
          </w:rPr>
          <w:delText>SI</w:delText>
        </w:r>
      </w:del>
      <w:del w:id="33" w:author="Shaun YIN" w:date="2025-11-05T16:16:00Z" w16du:dateUtc="2025-11-05T08:16:00Z">
        <w:r w:rsidDel="00375332">
          <w:rPr>
            <w:rFonts w:ascii="宋体" w:hAnsi="宋体" w:hint="eastAsia"/>
            <w:spacing w:val="6"/>
            <w:kern w:val="0"/>
            <w:sz w:val="24"/>
          </w:rPr>
          <w:delText>数据的转置矩阵表示为</w:delText>
        </w:r>
      </w:del>
      <m:oMath>
        <m:sSubSup>
          <m:sSubSupPr>
            <m:ctrlPr>
              <w:del w:id="34" w:author="Shaun YIN" w:date="2025-11-05T16:16:00Z" w16du:dateUtc="2025-11-05T08:16:00Z">
                <w:rPr>
                  <w:rFonts w:ascii="Cambria Math" w:hAnsi="Cambria Math"/>
                  <w:iCs/>
                  <w:spacing w:val="6"/>
                  <w:kern w:val="0"/>
                  <w:sz w:val="24"/>
                </w:rPr>
              </w:del>
            </m:ctrlPr>
          </m:sSubSupPr>
          <m:e>
            <m:r>
              <w:del w:id="35" w:author="Shaun YIN" w:date="2025-11-05T16:16:00Z" w16du:dateUtc="2025-11-05T08:16:00Z">
                <m:rPr>
                  <m:sty m:val="p"/>
                </m:rPr>
                <w:rPr>
                  <w:rFonts w:ascii="Cambria Math" w:hAnsi="Cambria Math"/>
                  <w:spacing w:val="6"/>
                  <w:kern w:val="0"/>
                  <w:sz w:val="24"/>
                </w:rPr>
                <m:t>C</m:t>
              </w:del>
            </m:r>
            <m:r>
              <w:del w:id="36" w:author="Shaun YIN" w:date="2025-11-05T16:14:00Z" w16du:dateUtc="2025-11-05T08:14:00Z">
                <m:rPr>
                  <m:sty m:val="p"/>
                </m:rPr>
                <w:rPr>
                  <w:rFonts w:ascii="Cambria Math" w:hAnsi="Cambria Math"/>
                  <w:spacing w:val="6"/>
                  <w:kern w:val="0"/>
                  <w:sz w:val="24"/>
                </w:rPr>
                <m:t>SI</m:t>
              </w:del>
            </m:r>
          </m:e>
          <m:sub>
            <m:r>
              <w:del w:id="37" w:author="Shaun YIN" w:date="2025-11-05T16:16:00Z" w16du:dateUtc="2025-11-05T08:16:00Z">
                <m:rPr>
                  <m:sty m:val="p"/>
                </m:rPr>
                <w:rPr>
                  <w:rFonts w:ascii="Cambria Math" w:hAnsi="Cambria Math"/>
                  <w:spacing w:val="6"/>
                  <w:kern w:val="0"/>
                  <w:sz w:val="24"/>
                </w:rPr>
                <m:t>R</m:t>
              </w:del>
            </m:r>
          </m:sub>
          <m:sup>
            <m:r>
              <w:del w:id="38" w:author="Shaun YIN" w:date="2025-11-05T16:16:00Z" w16du:dateUtc="2025-11-05T08:16:00Z">
                <m:rPr>
                  <m:sty m:val="p"/>
                </m:rPr>
                <w:rPr>
                  <w:rFonts w:ascii="Cambria Math" w:hAnsi="Cambria Math"/>
                  <w:spacing w:val="6"/>
                  <w:kern w:val="0"/>
                  <w:sz w:val="24"/>
                </w:rPr>
                <m:t>T</m:t>
              </w:del>
            </m:r>
          </m:sup>
        </m:sSubSup>
      </m:oMath>
      <w:del w:id="39" w:author="Shaun YIN" w:date="2025-11-05T16:16:00Z" w16du:dateUtc="2025-11-05T08:16:00Z">
        <w:r w:rsidDel="00375332">
          <w:rPr>
            <w:rFonts w:ascii="宋体" w:hAnsi="宋体" w:hint="eastAsia"/>
            <w:spacing w:val="6"/>
            <w:kern w:val="0"/>
            <w:sz w:val="24"/>
          </w:rPr>
          <w:delText>，这是一个t行×n列的复数矩阵；</w:delText>
        </w:r>
      </w:del>
      <w:r>
        <w:rPr>
          <w:rFonts w:ascii="宋体" w:hAnsi="宋体"/>
          <w:spacing w:val="6"/>
          <w:kern w:val="0"/>
          <w:sz w:val="24"/>
        </w:rPr>
        <w:t>计算</w:t>
      </w:r>
      <w:r>
        <w:rPr>
          <w:rFonts w:ascii="宋体" w:hAnsi="宋体" w:hint="eastAsia"/>
          <w:snapToGrid w:val="0"/>
          <w:sz w:val="24"/>
        </w:rPr>
        <w:t>复数C</w:t>
      </w:r>
      <w:del w:id="40" w:author="Shaun YIN" w:date="2025-11-05T16:14:00Z" w16du:dateUtc="2025-11-05T08:14:00Z">
        <w:r w:rsidDel="008167C5">
          <w:rPr>
            <w:rFonts w:ascii="宋体" w:hAnsi="宋体" w:hint="eastAsia"/>
            <w:snapToGrid w:val="0"/>
            <w:sz w:val="24"/>
          </w:rPr>
          <w:delText>SI</w:delText>
        </w:r>
      </w:del>
      <w:ins w:id="41" w:author="Shaun YIN" w:date="2025-11-05T16:14:00Z" w16du:dateUtc="2025-11-05T08:14:00Z">
        <w:r w:rsidR="008167C5">
          <w:rPr>
            <w:rFonts w:ascii="宋体" w:hAnsi="宋体" w:hint="eastAsia"/>
            <w:snapToGrid w:val="0"/>
            <w:sz w:val="24"/>
          </w:rPr>
          <w:t>FR</w:t>
        </w:r>
      </w:ins>
      <w:r>
        <w:rPr>
          <w:rFonts w:ascii="宋体" w:hAnsi="宋体" w:hint="eastAsia"/>
          <w:snapToGrid w:val="0"/>
          <w:sz w:val="24"/>
        </w:rPr>
        <w:t>数据</w:t>
      </w:r>
      <w:r>
        <w:rPr>
          <w:rFonts w:ascii="宋体" w:hAnsi="宋体" w:hint="eastAsia"/>
          <w:spacing w:val="6"/>
          <w:kern w:val="0"/>
          <w:sz w:val="24"/>
        </w:rPr>
        <w:t>的转置矩阵</w:t>
      </w:r>
      <m:oMath>
        <m:sSubSup>
          <m:sSubSupPr>
            <m:ctrlPr>
              <w:del w:id="42" w:author="Shaun YIN" w:date="2025-11-05T16:16:00Z" w16du:dateUtc="2025-11-05T08:16:00Z">
                <w:rPr>
                  <w:rFonts w:ascii="Cambria Math" w:hAnsi="Cambria Math"/>
                  <w:iCs/>
                  <w:spacing w:val="6"/>
                  <w:kern w:val="0"/>
                  <w:sz w:val="24"/>
                </w:rPr>
              </w:del>
            </m:ctrlPr>
          </m:sSubSupPr>
          <m:e>
            <m:r>
              <w:del w:id="43" w:author="Shaun YIN" w:date="2025-11-05T16:16:00Z" w16du:dateUtc="2025-11-05T08:16:00Z">
                <m:rPr>
                  <m:sty m:val="p"/>
                </m:rPr>
                <w:rPr>
                  <w:rFonts w:ascii="Cambria Math" w:hAnsi="Cambria Math"/>
                  <w:spacing w:val="6"/>
                  <w:kern w:val="0"/>
                  <w:sz w:val="24"/>
                </w:rPr>
                <m:t>C</m:t>
              </w:del>
            </m:r>
            <m:r>
              <w:del w:id="44" w:author="Shaun YIN" w:date="2025-11-05T16:14:00Z" w16du:dateUtc="2025-11-05T08:14:00Z">
                <m:rPr>
                  <m:sty m:val="p"/>
                </m:rPr>
                <w:rPr>
                  <w:rFonts w:ascii="Cambria Math" w:hAnsi="Cambria Math"/>
                  <w:spacing w:val="6"/>
                  <w:kern w:val="0"/>
                  <w:sz w:val="24"/>
                </w:rPr>
                <m:t>SI</m:t>
              </w:del>
            </m:r>
          </m:e>
          <m:sub>
            <m:r>
              <w:del w:id="45" w:author="Shaun YIN" w:date="2025-11-05T16:16:00Z" w16du:dateUtc="2025-11-05T08:16:00Z">
                <m:rPr>
                  <m:sty m:val="p"/>
                </m:rPr>
                <w:rPr>
                  <w:rFonts w:ascii="Cambria Math" w:hAnsi="Cambria Math"/>
                  <w:spacing w:val="6"/>
                  <w:kern w:val="0"/>
                  <w:sz w:val="24"/>
                </w:rPr>
                <m:t>R</m:t>
              </w:del>
            </m:r>
          </m:sub>
          <m:sup>
            <m:r>
              <w:del w:id="46" w:author="Shaun YIN" w:date="2025-11-05T16:16:00Z" w16du:dateUtc="2025-11-05T08:16:00Z">
                <m:rPr>
                  <m:sty m:val="p"/>
                </m:rPr>
                <w:rPr>
                  <w:rFonts w:ascii="Cambria Math" w:hAnsi="Cambria Math"/>
                  <w:spacing w:val="6"/>
                  <w:kern w:val="0"/>
                  <w:sz w:val="24"/>
                </w:rPr>
                <m:t>T</m:t>
              </w:del>
            </m:r>
          </m:sup>
        </m:sSubSup>
      </m:oMath>
      <w:r>
        <w:rPr>
          <w:rFonts w:ascii="宋体" w:hAnsi="宋体"/>
          <w:spacing w:val="6"/>
          <w:kern w:val="0"/>
          <w:sz w:val="24"/>
        </w:rPr>
        <w:t>的差分</w:t>
      </w:r>
      <w:r>
        <w:rPr>
          <w:rFonts w:ascii="宋体" w:hAnsi="宋体" w:hint="eastAsia"/>
          <w:spacing w:val="6"/>
          <w:kern w:val="0"/>
          <w:sz w:val="24"/>
        </w:rPr>
        <w:t>矩阵ΔC</w:t>
      </w:r>
      <w:ins w:id="47" w:author="Shaun YIN" w:date="2025-11-05T16:14:00Z" w16du:dateUtc="2025-11-05T08:14:00Z">
        <w:r w:rsidR="008167C5">
          <w:rPr>
            <w:rFonts w:ascii="宋体" w:hAnsi="宋体" w:hint="eastAsia"/>
            <w:spacing w:val="6"/>
            <w:kern w:val="0"/>
            <w:sz w:val="24"/>
          </w:rPr>
          <w:t>FR</w:t>
        </w:r>
      </w:ins>
      <w:del w:id="48" w:author="Shaun YIN" w:date="2025-11-05T16:14:00Z" w16du:dateUtc="2025-11-05T08:14:00Z">
        <w:r w:rsidDel="008167C5">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，这是一个n行×n列的实数矩阵；</w:t>
      </w:r>
    </w:p>
    <w:p w14:paraId="19C4EB3B" w14:textId="5B89F1BC"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72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w:t>
      </w:r>
      <w:del w:id="49" w:author="Shaun YIN" w:date="2025-11-05T16:14:00Z" w16du:dateUtc="2025-11-05T08:14:00Z">
        <w:r w:rsidDel="008167C5">
          <w:rPr>
            <w:rFonts w:ascii="宋体" w:hAnsi="宋体" w:hint="eastAsia"/>
            <w:snapToGrid w:val="0"/>
            <w:sz w:val="24"/>
          </w:rPr>
          <w:delText>SI</w:delText>
        </w:r>
      </w:del>
      <w:ins w:id="50" w:author="Shaun YIN" w:date="2025-11-05T16:14:00Z" w16du:dateUtc="2025-11-05T08:14:00Z">
        <w:r w:rsidR="008167C5">
          <w:rPr>
            <w:rFonts w:ascii="宋体" w:hAnsi="宋体" w:hint="eastAsia"/>
            <w:snapToGrid w:val="0"/>
            <w:sz w:val="24"/>
          </w:rPr>
          <w:t>FR</w:t>
        </w:r>
      </w:ins>
      <w:r>
        <w:rPr>
          <w:rFonts w:ascii="宋体" w:hAnsi="宋体" w:hint="eastAsia"/>
          <w:snapToGrid w:val="0"/>
          <w:sz w:val="24"/>
        </w:rPr>
        <w:t>数据</w:t>
      </w:r>
      <w:r>
        <w:rPr>
          <w:rFonts w:ascii="宋体" w:hAnsi="宋体" w:hint="eastAsia"/>
          <w:spacing w:val="6"/>
          <w:kern w:val="0"/>
          <w:sz w:val="24"/>
        </w:rPr>
        <w:t>的转置矩阵</w:t>
      </w:r>
      <m:oMath>
        <m:sSubSup>
          <m:sSubSupPr>
            <m:ctrlPr>
              <w:del w:id="51" w:author="Shaun YIN" w:date="2025-11-05T16:16:00Z" w16du:dateUtc="2025-11-05T08:16:00Z">
                <w:rPr>
                  <w:rFonts w:ascii="Cambria Math" w:hAnsi="Cambria Math"/>
                  <w:iCs/>
                  <w:spacing w:val="6"/>
                  <w:kern w:val="0"/>
                  <w:sz w:val="24"/>
                </w:rPr>
              </w:del>
            </m:ctrlPr>
          </m:sSubSupPr>
          <m:e>
            <m:r>
              <w:del w:id="52" w:author="Shaun YIN" w:date="2025-11-05T16:16:00Z" w16du:dateUtc="2025-11-05T08:16:00Z">
                <m:rPr>
                  <m:sty m:val="p"/>
                </m:rPr>
                <w:rPr>
                  <w:rFonts w:ascii="Cambria Math" w:hAnsi="Cambria Math"/>
                  <w:spacing w:val="6"/>
                  <w:kern w:val="0"/>
                  <w:sz w:val="24"/>
                </w:rPr>
                <m:t>C</m:t>
              </w:del>
            </m:r>
            <m:r>
              <w:del w:id="53" w:author="Shaun YIN" w:date="2025-11-05T16:14:00Z" w16du:dateUtc="2025-11-05T08:14:00Z">
                <m:rPr>
                  <m:sty m:val="p"/>
                </m:rPr>
                <w:rPr>
                  <w:rFonts w:ascii="Cambria Math" w:hAnsi="Cambria Math"/>
                  <w:spacing w:val="6"/>
                  <w:kern w:val="0"/>
                  <w:sz w:val="24"/>
                </w:rPr>
                <m:t>SI</m:t>
              </w:del>
            </m:r>
          </m:e>
          <m:sub>
            <m:r>
              <w:del w:id="54" w:author="Shaun YIN" w:date="2025-11-05T16:16:00Z" w16du:dateUtc="2025-11-05T08:16:00Z">
                <m:rPr>
                  <m:sty m:val="p"/>
                </m:rPr>
                <w:rPr>
                  <w:rFonts w:ascii="Cambria Math" w:hAnsi="Cambria Math"/>
                  <w:spacing w:val="6"/>
                  <w:kern w:val="0"/>
                  <w:sz w:val="24"/>
                </w:rPr>
                <m:t>R</m:t>
              </w:del>
            </m:r>
          </m:sub>
          <m:sup>
            <m:r>
              <w:del w:id="55" w:author="Shaun YIN" w:date="2025-11-05T16:16:00Z" w16du:dateUtc="2025-11-05T08:16:00Z">
                <m:rPr>
                  <m:sty m:val="p"/>
                </m:rPr>
                <w:rPr>
                  <w:rFonts w:ascii="Cambria Math" w:hAnsi="Cambria Math"/>
                  <w:spacing w:val="6"/>
                  <w:kern w:val="0"/>
                  <w:sz w:val="24"/>
                </w:rPr>
                <m:t>T</m:t>
              </w:del>
            </m:r>
          </m:sup>
        </m:sSubSup>
      </m:oMath>
      <w:r>
        <w:rPr>
          <w:rFonts w:ascii="宋体" w:hAnsi="宋体"/>
          <w:spacing w:val="6"/>
          <w:kern w:val="0"/>
          <w:sz w:val="24"/>
        </w:rPr>
        <w:t>的差分</w:t>
      </w:r>
      <w:r>
        <w:rPr>
          <w:rFonts w:ascii="宋体" w:hAnsi="宋体" w:hint="eastAsia"/>
          <w:spacing w:val="6"/>
          <w:kern w:val="0"/>
          <w:sz w:val="24"/>
        </w:rPr>
        <w:t>矩阵ΔC</w:t>
      </w:r>
      <w:ins w:id="56" w:author="Shaun YIN" w:date="2025-11-05T16:16:00Z" w16du:dateUtc="2025-11-05T08:16:00Z">
        <w:r w:rsidR="008D2F6C">
          <w:rPr>
            <w:rFonts w:ascii="宋体" w:hAnsi="宋体" w:hint="eastAsia"/>
            <w:spacing w:val="6"/>
            <w:kern w:val="0"/>
            <w:sz w:val="24"/>
          </w:rPr>
          <w:t>FR</w:t>
        </w:r>
      </w:ins>
      <w:del w:id="57" w:author="Shaun YIN" w:date="2025-11-05T16:16:00Z" w16du:dateUtc="2025-11-05T08:16:00Z">
        <w:r w:rsidDel="008D2F6C">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中</w:t>
      </w:r>
      <w:r>
        <w:rPr>
          <w:rFonts w:ascii="宋体" w:hAnsi="宋体"/>
          <w:spacing w:val="6"/>
          <w:kern w:val="0"/>
          <w:sz w:val="24"/>
        </w:rPr>
        <w:t>的</w:t>
      </w:r>
      <w:r>
        <w:rPr>
          <w:rFonts w:ascii="宋体" w:hAnsi="宋体" w:hint="eastAsia"/>
          <w:spacing w:val="6"/>
          <w:kern w:val="0"/>
          <w:sz w:val="24"/>
        </w:rPr>
        <w:t>子载波位置在后的j</w:t>
      </w:r>
      <w:r>
        <w:rPr>
          <w:rFonts w:ascii="宋体" w:hAnsi="宋体"/>
          <w:spacing w:val="6"/>
          <w:kern w:val="0"/>
          <w:sz w:val="24"/>
        </w:rPr>
        <w:t>位置相对于</w:t>
      </w:r>
      <w:r>
        <w:rPr>
          <w:rFonts w:ascii="宋体" w:hAnsi="宋体" w:hint="eastAsia"/>
          <w:spacing w:val="6"/>
          <w:kern w:val="0"/>
          <w:sz w:val="24"/>
        </w:rPr>
        <w:t>子载波位置在前的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第四</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58" w:author="Shaun YIN" w:date="2025-11-05T16:16:00Z" w16du:dateUtc="2025-11-05T08:16:00Z">
        <w:r w:rsidDel="008D2F6C">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＜j≤n-1；其中包括</w:t>
      </w:r>
      <w:r>
        <w:rPr>
          <w:rFonts w:ascii="宋体" w:hAnsi="宋体" w:hint="eastAsia"/>
          <w:spacing w:val="6"/>
          <w:kern w:val="0"/>
          <w:sz w:val="24"/>
        </w:rPr>
        <w:t>将当前的子载波</w:t>
      </w:r>
      <w:proofErr w:type="gramStart"/>
      <w:r>
        <w:rPr>
          <w:rFonts w:ascii="宋体" w:hAnsi="宋体" w:hint="eastAsia"/>
          <w:spacing w:val="6"/>
          <w:kern w:val="0"/>
          <w:sz w:val="24"/>
        </w:rPr>
        <w:t>和之前</w:t>
      </w:r>
      <w:proofErr w:type="gramEnd"/>
      <w:r>
        <w:rPr>
          <w:rFonts w:ascii="宋体" w:hAnsi="宋体" w:hint="eastAsia"/>
          <w:spacing w:val="6"/>
          <w:kern w:val="0"/>
          <w:sz w:val="24"/>
        </w:rPr>
        <w:t>所有的子载波做差分后计算p范数；</w:t>
      </w:r>
    </w:p>
    <w:p w14:paraId="3281027D" w14:textId="7777777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73</w:t>
      </w:r>
      <w:r>
        <w:rPr>
          <w:rFonts w:ascii="宋体" w:hAnsi="宋体"/>
          <w:spacing w:val="6"/>
          <w:kern w:val="0"/>
          <w:sz w:val="24"/>
        </w:rPr>
        <w:t>：</w:t>
      </w:r>
      <w:r>
        <w:rPr>
          <w:rFonts w:ascii="宋体" w:hAnsi="宋体" w:hint="eastAsia"/>
          <w:spacing w:val="6"/>
          <w:kern w:val="0"/>
          <w:sz w:val="24"/>
        </w:rPr>
        <w:t>初始化scVec_CFR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第四</w:t>
      </w:r>
      <w:r>
        <w:rPr>
          <w:rFonts w:ascii="宋体" w:hAnsi="宋体"/>
          <w:spacing w:val="6"/>
          <w:kern w:val="0"/>
          <w:sz w:val="24"/>
        </w:rPr>
        <w:t>变化率和</w:t>
      </w:r>
      <w:r>
        <w:rPr>
          <w:rFonts w:ascii="宋体" w:hAnsi="宋体" w:hint="eastAsia"/>
          <w:spacing w:val="6"/>
          <w:kern w:val="0"/>
          <w:sz w:val="24"/>
        </w:rPr>
        <w:t>第四</w:t>
      </w:r>
      <w:r>
        <w:rPr>
          <w:rFonts w:ascii="宋体" w:hAnsi="宋体"/>
          <w:spacing w:val="6"/>
          <w:kern w:val="0"/>
          <w:sz w:val="24"/>
        </w:rPr>
        <w:t>阈值计算</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spacing w:val="6"/>
          <w:kern w:val="0"/>
          <w:sz w:val="24"/>
        </w:rPr>
        <w:t>；将scVec_CFR</w:t>
      </w:r>
      <w:r>
        <w:rPr>
          <w:rFonts w:ascii="宋体" w:hAnsi="宋体" w:hint="eastAsia"/>
          <w:spacing w:val="6"/>
          <w:kern w:val="0"/>
          <w:sz w:val="24"/>
          <w:vertAlign w:val="subscript"/>
        </w:rPr>
        <w:t>0</w:t>
      </w:r>
      <w:r>
        <w:rPr>
          <w:rFonts w:ascii="宋体" w:hAnsi="宋体" w:hint="eastAsia"/>
          <w:spacing w:val="6"/>
          <w:kern w:val="0"/>
          <w:sz w:val="24"/>
        </w:rPr>
        <w:t>和n-1个</w:t>
      </w:r>
      <w:proofErr w:type="spellStart"/>
      <w:r>
        <w:rPr>
          <w:rFonts w:ascii="宋体" w:hAnsi="宋体" w:hint="eastAsia"/>
          <w:spacing w:val="6"/>
          <w:kern w:val="0"/>
          <w:sz w:val="24"/>
        </w:rPr>
        <w:t>scVec_CFR</w:t>
      </w:r>
      <w:r>
        <w:rPr>
          <w:rFonts w:ascii="宋体" w:hAnsi="宋体" w:hint="eastAsia"/>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复数CFR数据的</w:t>
      </w:r>
      <w:r>
        <w:rPr>
          <w:rFonts w:ascii="宋体" w:hAnsi="宋体" w:hint="eastAsia"/>
          <w:spacing w:val="6"/>
          <w:kern w:val="0"/>
          <w:sz w:val="24"/>
        </w:rPr>
        <w:t>相干空间向量。</w:t>
      </w:r>
    </w:p>
    <w:p w14:paraId="1A4936E6" w14:textId="7777777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pacing w:val="6"/>
          <w:kern w:val="0"/>
          <w:sz w:val="24"/>
        </w:rPr>
        <w:t>8. 一种</w:t>
      </w:r>
      <w:r>
        <w:rPr>
          <w:rFonts w:ascii="宋体" w:hAnsi="宋体"/>
          <w:spacing w:val="6"/>
          <w:kern w:val="0"/>
          <w:sz w:val="24"/>
        </w:rPr>
        <w:t>用于预测信道状态信息的编码方法</w:t>
      </w:r>
      <w:r>
        <w:rPr>
          <w:rFonts w:ascii="宋体" w:hAnsi="宋体" w:hint="eastAsia"/>
          <w:spacing w:val="6"/>
          <w:kern w:val="0"/>
          <w:sz w:val="24"/>
        </w:rPr>
        <w:t>，其特征是，包括如下步骤；</w:t>
      </w:r>
    </w:p>
    <w:p w14:paraId="05CBE5F5"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r>
        <w:rPr>
          <w:rFonts w:ascii="宋体" w:hAnsi="宋体" w:hint="eastAsia"/>
          <w:sz w:val="24"/>
        </w:rPr>
        <w:t>信道脉冲响应</w:t>
      </w:r>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p>
    <w:p w14:paraId="7A4197A8"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color w:val="0070C0"/>
          <w:spacing w:val="6"/>
          <w:kern w:val="0"/>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2：</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第三相加数据；</w:t>
      </w:r>
      <w:r>
        <w:rPr>
          <w:rFonts w:ascii="宋体" w:hAnsi="宋体" w:hint="eastAsia"/>
          <w:snapToGrid w:val="0"/>
          <w:sz w:val="24"/>
        </w:rPr>
        <w:t>具体地，编码器对复数CIR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上，得到第三相加数据；</w:t>
      </w:r>
    </w:p>
    <w:p w14:paraId="4163F5F4"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3：</w:t>
      </w:r>
      <w:r>
        <w:rPr>
          <w:rFonts w:ascii="宋体" w:hAnsi="宋体" w:hint="eastAsia"/>
          <w:snapToGrid w:val="0"/>
          <w:sz w:val="24"/>
        </w:rPr>
        <w:t>第三相加数据作为第三深度学习模型的输入，第三深度学习模型输出预测的CFR数据；</w:t>
      </w:r>
    </w:p>
    <w:p w14:paraId="32DF571A" w14:textId="65852DC6"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4：</w:t>
      </w:r>
      <w:r>
        <w:rPr>
          <w:rFonts w:ascii="宋体" w:hAnsi="宋体" w:hint="eastAsia"/>
          <w:snapToGrid w:val="0"/>
          <w:sz w:val="24"/>
        </w:rPr>
        <w:t>解码器对第三深度学习模型输出的预测的CFR数据进行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的数据维度等同于每个批次的输出数据的拟合目标的数据维度；随后根据每个批次的预测的CFR</w:t>
      </w:r>
      <w:r>
        <w:rPr>
          <w:rFonts w:ascii="宋体" w:hAnsi="宋体"/>
          <w:snapToGrid w:val="0"/>
          <w:sz w:val="24"/>
        </w:rPr>
        <w:t>数据</w:t>
      </w:r>
      <w:del w:id="59" w:author="Shaun YIN" w:date="2025-11-05T16:18:00Z" w16du:dateUtc="2025-11-05T08:18:00Z">
        <w:r w:rsidDel="005779D8">
          <w:rPr>
            <w:rFonts w:ascii="宋体" w:hAnsi="宋体" w:hint="eastAsia"/>
            <w:snapToGrid w:val="0"/>
            <w:sz w:val="24"/>
          </w:rPr>
          <w:delText>、</w:delText>
        </w:r>
      </w:del>
      <w:ins w:id="60" w:author="Shaun YIN" w:date="2025-11-05T16:18:00Z" w16du:dateUtc="2025-11-05T08:18:00Z">
        <w:r w:rsidR="005779D8">
          <w:rPr>
            <w:rFonts w:ascii="宋体" w:hAnsi="宋体" w:hint="eastAsia"/>
            <w:snapToGrid w:val="0"/>
            <w:sz w:val="24"/>
          </w:rPr>
          <w:t>与</w:t>
        </w:r>
      </w:ins>
      <w:r>
        <w:rPr>
          <w:rFonts w:ascii="宋体" w:hAnsi="宋体" w:hint="eastAsia"/>
          <w:snapToGrid w:val="0"/>
          <w:sz w:val="24"/>
        </w:rPr>
        <w:t>每个批次的输出数据的拟合目标</w:t>
      </w:r>
      <w:del w:id="61" w:author="Shaun YIN" w:date="2025-11-05T16:18:00Z" w16du:dateUtc="2025-11-05T08:18:00Z">
        <w:r w:rsidDel="005779D8">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第三深度学习模型，使解码器输出的每个批次的预测的CFR数据尽量接近于该批次的输出数据的拟合目标；</w:t>
      </w:r>
    </w:p>
    <w:p w14:paraId="3D1D4288"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lastRenderedPageBreak/>
        <w:t>步骤SC5：先根据实际场景中获得的历史的复数CFR数据得到每个批次的输入数据、每个批次的输入数据时间掩码、复数CIR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；随后由</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第三相加数据；随后</w:t>
      </w:r>
      <w:r>
        <w:rPr>
          <w:rFonts w:ascii="宋体" w:hAnsi="宋体" w:hint="eastAsia"/>
          <w:snapToGrid w:val="0"/>
          <w:sz w:val="24"/>
        </w:rPr>
        <w:t>第三相加数据作为训练好的第三深度学习模型的输入，训练好的第三深度学习模型输出预测的CFR数据</w:t>
      </w:r>
      <w:r>
        <w:rPr>
          <w:rFonts w:ascii="宋体" w:hAnsi="宋体" w:hint="eastAsia"/>
          <w:spacing w:val="6"/>
          <w:kern w:val="0"/>
          <w:sz w:val="24"/>
        </w:rPr>
        <w:t>；随后</w:t>
      </w:r>
      <w:r>
        <w:rPr>
          <w:rFonts w:ascii="宋体" w:hAnsi="宋体" w:hint="eastAsia"/>
          <w:snapToGrid w:val="0"/>
          <w:sz w:val="24"/>
        </w:rPr>
        <w:t>解码器对训练好的第三深度学习模型输出的预测的CFR数据进行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268E3D3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9. 一种</w:t>
      </w:r>
      <w:r>
        <w:rPr>
          <w:rFonts w:ascii="宋体" w:hAnsi="宋体"/>
          <w:spacing w:val="6"/>
          <w:kern w:val="0"/>
          <w:sz w:val="24"/>
        </w:rPr>
        <w:t>用于预测信道状态信息的编码方法</w:t>
      </w:r>
      <w:r>
        <w:rPr>
          <w:rFonts w:ascii="宋体" w:hAnsi="宋体" w:hint="eastAsia"/>
          <w:spacing w:val="6"/>
          <w:kern w:val="0"/>
          <w:sz w:val="24"/>
        </w:rPr>
        <w:t>，其特征是，包括如下步骤；</w:t>
      </w:r>
    </w:p>
    <w:p w14:paraId="39CE35DA"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r>
        <w:rPr>
          <w:rFonts w:ascii="宋体" w:hAnsi="宋体" w:hint="eastAsia"/>
          <w:sz w:val="24"/>
        </w:rPr>
        <w:t>信道脉冲响应</w:t>
      </w:r>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p>
    <w:p w14:paraId="36F4B6C0"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2：</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第四相加数据；</w:t>
      </w:r>
      <w:r>
        <w:rPr>
          <w:rFonts w:ascii="宋体" w:hAnsi="宋体" w:hint="eastAsia"/>
          <w:snapToGrid w:val="0"/>
          <w:sz w:val="24"/>
        </w:rPr>
        <w:t>具体地，编码器对复数CIR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上，得到第四相加数据；</w:t>
      </w:r>
    </w:p>
    <w:p w14:paraId="6513B352"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3：</w:t>
      </w:r>
      <w:r>
        <w:rPr>
          <w:rFonts w:ascii="宋体" w:hAnsi="宋体" w:hint="eastAsia"/>
          <w:snapToGrid w:val="0"/>
          <w:sz w:val="24"/>
        </w:rPr>
        <w:t>第四相加数据作为第四深度学习模型的输入，第四深度学习模型输出预测的CFR数据；</w:t>
      </w:r>
    </w:p>
    <w:p w14:paraId="3FD34D3F" w14:textId="6017964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4：</w:t>
      </w:r>
      <w:r>
        <w:rPr>
          <w:rFonts w:ascii="宋体" w:hAnsi="宋体" w:hint="eastAsia"/>
          <w:snapToGrid w:val="0"/>
          <w:sz w:val="24"/>
        </w:rPr>
        <w:t>解码器对第四深度学习模型输出的预测的CFR数据进行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的数据维度等同于每个批次的输出数据的拟合目标的数据维度；随后根据每个批次的预测的CFR</w:t>
      </w:r>
      <w:r>
        <w:rPr>
          <w:rFonts w:ascii="宋体" w:hAnsi="宋体"/>
          <w:snapToGrid w:val="0"/>
          <w:sz w:val="24"/>
        </w:rPr>
        <w:t>数据</w:t>
      </w:r>
      <w:del w:id="62" w:author="Shaun YIN" w:date="2025-11-05T16:18:00Z" w16du:dateUtc="2025-11-05T08:18:00Z">
        <w:r w:rsidDel="005779D8">
          <w:rPr>
            <w:rFonts w:ascii="宋体" w:hAnsi="宋体" w:hint="eastAsia"/>
            <w:snapToGrid w:val="0"/>
            <w:sz w:val="24"/>
          </w:rPr>
          <w:delText>、</w:delText>
        </w:r>
      </w:del>
      <w:ins w:id="63" w:author="Shaun YIN" w:date="2025-11-05T16:18:00Z" w16du:dateUtc="2025-11-05T08:18:00Z">
        <w:r w:rsidR="005779D8">
          <w:rPr>
            <w:rFonts w:ascii="宋体" w:hAnsi="宋体" w:hint="eastAsia"/>
            <w:snapToGrid w:val="0"/>
            <w:sz w:val="24"/>
          </w:rPr>
          <w:t>与</w:t>
        </w:r>
      </w:ins>
      <w:r>
        <w:rPr>
          <w:rFonts w:ascii="宋体" w:hAnsi="宋体" w:hint="eastAsia"/>
          <w:snapToGrid w:val="0"/>
          <w:sz w:val="24"/>
        </w:rPr>
        <w:t>每个批次的输出数据的拟合目标</w:t>
      </w:r>
      <w:del w:id="64" w:author="Shaun YIN" w:date="2025-11-05T16:18:00Z" w16du:dateUtc="2025-11-05T08:18:00Z">
        <w:r w:rsidDel="005779D8">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第四深度学习模型，使解码器输出的每个批次的预测的CFR数据尽量接近于该批次的输出数据的拟合目标；</w:t>
      </w:r>
    </w:p>
    <w:p w14:paraId="2847386A"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步骤SD5：先根据实际场景中获得的历史的复数CFR数据得到每个批次的输入数据、每个批次的输入数据时间掩码、复数CIR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；随后由</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第四相加数据；随后</w:t>
      </w:r>
      <w:r>
        <w:rPr>
          <w:rFonts w:ascii="宋体" w:hAnsi="宋体" w:hint="eastAsia"/>
          <w:snapToGrid w:val="0"/>
          <w:sz w:val="24"/>
        </w:rPr>
        <w:t>第四相加数据作为训练好的第四深度学习模型的输入，训练好的第四深度学习模型输出预测的CFR数据</w:t>
      </w:r>
      <w:r>
        <w:rPr>
          <w:rFonts w:ascii="宋体" w:hAnsi="宋体" w:hint="eastAsia"/>
          <w:spacing w:val="6"/>
          <w:kern w:val="0"/>
          <w:sz w:val="24"/>
        </w:rPr>
        <w:t>；随后</w:t>
      </w:r>
      <w:r>
        <w:rPr>
          <w:rFonts w:ascii="宋体" w:hAnsi="宋体" w:hint="eastAsia"/>
          <w:snapToGrid w:val="0"/>
          <w:sz w:val="24"/>
        </w:rPr>
        <w:t>解码器对训练好的第四深度学习模型输出的预测的CFR数据进行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4F4BFBC5"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10. 一种</w:t>
      </w:r>
      <w:r>
        <w:rPr>
          <w:rFonts w:ascii="宋体" w:hAnsi="宋体"/>
          <w:spacing w:val="6"/>
          <w:kern w:val="0"/>
          <w:sz w:val="24"/>
        </w:rPr>
        <w:t>用于预测信道状态信息的编码</w:t>
      </w:r>
      <w:r>
        <w:rPr>
          <w:rFonts w:ascii="宋体" w:hAnsi="宋体" w:hint="eastAsia"/>
          <w:spacing w:val="6"/>
          <w:kern w:val="0"/>
          <w:sz w:val="24"/>
        </w:rPr>
        <w:t>系统，其特征是，包括第一预处理器、第一编</w:t>
      </w:r>
      <w:r>
        <w:rPr>
          <w:rFonts w:ascii="宋体" w:hAnsi="宋体" w:hint="eastAsia"/>
          <w:spacing w:val="6"/>
          <w:kern w:val="0"/>
          <w:sz w:val="24"/>
        </w:rPr>
        <w:lastRenderedPageBreak/>
        <w:t>码器、第一深度学习模型、第一解码器；</w:t>
      </w:r>
    </w:p>
    <w:p w14:paraId="3106966D" w14:textId="3555269C"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所述第一预处理器在训练阶段用于</w:t>
      </w:r>
      <w:r>
        <w:rPr>
          <w:rFonts w:ascii="宋体" w:hAnsi="宋体" w:hint="eastAsia"/>
          <w:snapToGrid w:val="0"/>
          <w:sz w:val="24"/>
        </w:rPr>
        <w:t>根据复数</w:t>
      </w:r>
      <w:ins w:id="65" w:author="Shaun YIN" w:date="2025-11-05T16:20:00Z" w16du:dateUtc="2025-11-05T08:20:00Z">
        <w:r w:rsidR="00D12A36">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；所述第一预处理器在应用阶段用于</w:t>
      </w:r>
      <w:r>
        <w:rPr>
          <w:rFonts w:ascii="宋体" w:hAnsi="宋体" w:hint="eastAsia"/>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p>
    <w:p w14:paraId="64C58F9D"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所述第一编码器在训练阶段和应用阶段均用于根据复数CFR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w:t>
      </w:r>
      <w:r>
        <w:rPr>
          <w:rFonts w:ascii="宋体" w:hAnsi="宋体" w:hint="eastAsia"/>
          <w:snapToGrid w:val="0"/>
          <w:sz w:val="24"/>
        </w:rPr>
        <w:t>具体地，第一编码器对复数CFR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序列；随后第一编码器通过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；随后第一编码器将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上，得到第一相加数据；</w:t>
      </w:r>
    </w:p>
    <w:p w14:paraId="0A2366D6"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hint="eastAsia"/>
          <w:snapToGrid w:val="0"/>
          <w:sz w:val="24"/>
        </w:rPr>
        <w:t>所述第一深度学习模型在训练阶段和应用阶段均用于将第一相加数据作为输入，输出预测的CFR数据；</w:t>
      </w:r>
    </w:p>
    <w:p w14:paraId="0B2CC955" w14:textId="28DBB304"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z w:val="24"/>
        </w:rPr>
        <w:t>所述第一解码器在训练阶段和应用阶段均用于</w:t>
      </w:r>
      <w:r>
        <w:rPr>
          <w:rFonts w:ascii="宋体" w:hAnsi="宋体" w:hint="eastAsia"/>
          <w:snapToGrid w:val="0"/>
          <w:sz w:val="24"/>
        </w:rPr>
        <w:t>对第一深度学习模型</w:t>
      </w:r>
      <w:del w:id="66" w:author="Shaun YIN" w:date="2025-11-05T16:20:00Z" w16du:dateUtc="2025-11-05T08:20:00Z">
        <w:r w:rsidDel="00D12A36">
          <w:rPr>
            <w:rFonts w:ascii="宋体" w:hAnsi="宋体" w:hint="eastAsia"/>
            <w:snapToGrid w:val="0"/>
            <w:sz w:val="24"/>
          </w:rPr>
          <w:delText>A3</w:delText>
        </w:r>
      </w:del>
      <w:r>
        <w:rPr>
          <w:rFonts w:ascii="宋体" w:hAnsi="宋体" w:hint="eastAsia"/>
          <w:snapToGrid w:val="0"/>
          <w:sz w:val="24"/>
        </w:rPr>
        <w:t>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w:t>
      </w:r>
      <w:r>
        <w:rPr>
          <w:rFonts w:ascii="宋体" w:hAnsi="宋体" w:hint="eastAsia"/>
          <w:sz w:val="24"/>
        </w:rPr>
        <w:t>所述第一解码器在训练阶段还用于</w:t>
      </w:r>
      <w:r>
        <w:rPr>
          <w:rFonts w:ascii="宋体" w:hAnsi="宋体" w:hint="eastAsia"/>
          <w:snapToGrid w:val="0"/>
          <w:sz w:val="24"/>
        </w:rPr>
        <w:t>根据每个批次的预测的CFR</w:t>
      </w:r>
      <w:r>
        <w:rPr>
          <w:rFonts w:ascii="宋体" w:hAnsi="宋体"/>
          <w:snapToGrid w:val="0"/>
          <w:sz w:val="24"/>
        </w:rPr>
        <w:t>数据</w:t>
      </w:r>
      <w:del w:id="67" w:author="Shaun YIN" w:date="2025-11-05T16:20:00Z" w16du:dateUtc="2025-11-05T08:20:00Z">
        <w:r w:rsidDel="00D12A36">
          <w:rPr>
            <w:rFonts w:ascii="宋体" w:hAnsi="宋体" w:hint="eastAsia"/>
            <w:snapToGrid w:val="0"/>
            <w:sz w:val="24"/>
          </w:rPr>
          <w:delText>、</w:delText>
        </w:r>
      </w:del>
      <w:ins w:id="68" w:author="Shaun YIN" w:date="2025-11-05T16:20:00Z" w16du:dateUtc="2025-11-05T08:20:00Z">
        <w:r w:rsidR="00D12A36">
          <w:rPr>
            <w:rFonts w:ascii="宋体" w:hAnsi="宋体" w:hint="eastAsia"/>
            <w:snapToGrid w:val="0"/>
            <w:sz w:val="24"/>
          </w:rPr>
          <w:t>与</w:t>
        </w:r>
      </w:ins>
      <w:r>
        <w:rPr>
          <w:rFonts w:ascii="宋体" w:hAnsi="宋体" w:hint="eastAsia"/>
          <w:snapToGrid w:val="0"/>
          <w:sz w:val="24"/>
        </w:rPr>
        <w:t>每个批次的输出数据的拟合目标</w:t>
      </w:r>
      <w:del w:id="69" w:author="Shaun YIN" w:date="2025-11-05T16:20:00Z" w16du:dateUtc="2025-11-05T08:20:00Z">
        <w:r w:rsidDel="00D12A36">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第一深度学习模型，使</w:t>
      </w:r>
      <w:r>
        <w:rPr>
          <w:rFonts w:ascii="宋体" w:hAnsi="宋体" w:hint="eastAsia"/>
          <w:sz w:val="24"/>
        </w:rPr>
        <w:t>第一解码器</w:t>
      </w:r>
      <w:r>
        <w:rPr>
          <w:rFonts w:ascii="宋体" w:hAnsi="宋体" w:hint="eastAsia"/>
          <w:snapToGrid w:val="0"/>
          <w:sz w:val="24"/>
        </w:rPr>
        <w:t>输出的每个批次的预测的CFR数据尽量接近于该批次的输出数据的拟合目标。</w:t>
      </w:r>
    </w:p>
    <w:p w14:paraId="50346E16"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11. 一种</w:t>
      </w:r>
      <w:r>
        <w:rPr>
          <w:rFonts w:ascii="宋体" w:hAnsi="宋体"/>
          <w:spacing w:val="6"/>
          <w:kern w:val="0"/>
          <w:sz w:val="24"/>
        </w:rPr>
        <w:t>用于预测信道状态信息的编码</w:t>
      </w:r>
      <w:r>
        <w:rPr>
          <w:rFonts w:ascii="宋体" w:hAnsi="宋体" w:hint="eastAsia"/>
          <w:spacing w:val="6"/>
          <w:kern w:val="0"/>
          <w:sz w:val="24"/>
        </w:rPr>
        <w:t>系统，其特征是，包括第二预处理器、第二编码器、第二深度学习模型、第二解码器；</w:t>
      </w:r>
    </w:p>
    <w:p w14:paraId="06702247" w14:textId="3A1319D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所述第二预处理器在训练阶段用于</w:t>
      </w:r>
      <w:r>
        <w:rPr>
          <w:rFonts w:ascii="宋体" w:hAnsi="宋体" w:hint="eastAsia"/>
          <w:snapToGrid w:val="0"/>
          <w:sz w:val="24"/>
        </w:rPr>
        <w:t>根据复数</w:t>
      </w:r>
      <w:ins w:id="70" w:author="Shaun YIN" w:date="2025-11-05T16:21:00Z" w16du:dateUtc="2025-11-05T08:21:00Z">
        <w:r w:rsidR="00051B58">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相干空间向量；所述第二预处理器在应用阶段用于</w:t>
      </w:r>
      <w:r>
        <w:rPr>
          <w:rFonts w:ascii="宋体" w:hAnsi="宋体" w:hint="eastAsia"/>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
    <w:p w14:paraId="16DFC0EE" w14:textId="4BBC1D93"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所述第二编码器在训练阶段和应用阶段均用于根据复数CFR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第二相加数据；</w:t>
      </w:r>
      <w:r>
        <w:rPr>
          <w:rFonts w:ascii="宋体" w:hAnsi="宋体" w:hint="eastAsia"/>
          <w:snapToGrid w:val="0"/>
          <w:sz w:val="24"/>
        </w:rPr>
        <w:t>具体地，第二编码器</w:t>
      </w:r>
      <w:r>
        <w:rPr>
          <w:rFonts w:ascii="宋体" w:hAnsi="宋体" w:hint="eastAsia"/>
          <w:snapToGrid w:val="0"/>
          <w:sz w:val="24"/>
        </w:rPr>
        <w:lastRenderedPageBreak/>
        <w:t>对复数CFR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空间序列；随后</w:t>
      </w:r>
      <w:r>
        <w:rPr>
          <w:rFonts w:ascii="宋体" w:hAnsi="宋体" w:hint="eastAsia"/>
          <w:snapToGrid w:val="0"/>
          <w:sz w:val="24"/>
        </w:rPr>
        <w:t>第二编码器</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w:t>
      </w:r>
      <w:r>
        <w:rPr>
          <w:rFonts w:ascii="宋体" w:hAnsi="宋体" w:hint="eastAsia"/>
          <w:snapToGrid w:val="0"/>
          <w:sz w:val="24"/>
        </w:rPr>
        <w:t>第二编码器</w:t>
      </w:r>
      <w:r>
        <w:rPr>
          <w:rFonts w:ascii="宋体" w:hAnsi="宋体" w:hint="eastAsia"/>
          <w:spacing w:val="6"/>
          <w:kern w:val="0"/>
          <w:sz w:val="24"/>
        </w:rPr>
        <w:t>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del w:id="71" w:author="Shaun YIN" w:date="2025-11-05T16:22:00Z" w16du:dateUtc="2025-11-05T08:22:00Z">
        <w:r w:rsidDel="00051B58">
          <w:rPr>
            <w:rFonts w:ascii="宋体" w:hAnsi="宋体" w:hint="eastAsia"/>
            <w:snapToGrid w:val="0"/>
            <w:sz w:val="24"/>
          </w:rPr>
          <w:delText>batch_x</w:delText>
        </w:r>
      </w:del>
      <w:r>
        <w:rPr>
          <w:rFonts w:ascii="宋体" w:hAnsi="宋体" w:hint="eastAsia"/>
          <w:spacing w:val="6"/>
          <w:kern w:val="0"/>
          <w:sz w:val="24"/>
        </w:rPr>
        <w:t>上，得到第二相加数据；</w:t>
      </w:r>
    </w:p>
    <w:p w14:paraId="20F93AB6"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所述第二深度学习模型</w:t>
      </w:r>
      <w:r>
        <w:rPr>
          <w:rFonts w:ascii="宋体" w:hAnsi="宋体" w:hint="eastAsia"/>
          <w:snapToGrid w:val="0"/>
          <w:sz w:val="24"/>
        </w:rPr>
        <w:t>在训练阶段和应用阶段均用于将第二相加数据作为输入，输出预测的CFR数据；</w:t>
      </w:r>
    </w:p>
    <w:p w14:paraId="144E2034" w14:textId="6428850F"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所述第二解码器在训练阶段和应用阶段均用于对第二深度学习模型输出的预测的CFR数据进行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的数据维度等同于每个批次的输出数据的拟合目标的数据维度或等同于预测维度；所述第二解码器在训练阶段还用于根据每个批次的预测的CFR</w:t>
      </w:r>
      <w:r>
        <w:rPr>
          <w:rFonts w:ascii="宋体" w:hAnsi="宋体"/>
          <w:snapToGrid w:val="0"/>
          <w:sz w:val="24"/>
        </w:rPr>
        <w:t>数据</w:t>
      </w:r>
      <w:del w:id="72" w:author="Shaun YIN" w:date="2025-11-05T16:22:00Z" w16du:dateUtc="2025-11-05T08:22:00Z">
        <w:r w:rsidDel="00051B58">
          <w:rPr>
            <w:rFonts w:ascii="宋体" w:hAnsi="宋体" w:hint="eastAsia"/>
            <w:snapToGrid w:val="0"/>
            <w:sz w:val="24"/>
          </w:rPr>
          <w:delText>、</w:delText>
        </w:r>
      </w:del>
      <w:ins w:id="73" w:author="Shaun YIN" w:date="2025-11-05T16:22:00Z" w16du:dateUtc="2025-11-05T08:22:00Z">
        <w:r w:rsidR="00051B58">
          <w:rPr>
            <w:rFonts w:ascii="宋体" w:hAnsi="宋体" w:hint="eastAsia"/>
            <w:snapToGrid w:val="0"/>
            <w:sz w:val="24"/>
          </w:rPr>
          <w:t>与</w:t>
        </w:r>
      </w:ins>
      <w:r>
        <w:rPr>
          <w:rFonts w:ascii="宋体" w:hAnsi="宋体" w:hint="eastAsia"/>
          <w:snapToGrid w:val="0"/>
          <w:sz w:val="24"/>
        </w:rPr>
        <w:t>每个批次的输出数据的拟合目标</w:t>
      </w:r>
      <w:del w:id="74" w:author="Shaun YIN" w:date="2025-11-05T16:22:00Z" w16du:dateUtc="2025-11-05T08:22:00Z">
        <w:r w:rsidDel="00051B58">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第二深度学习模型，使第二解码器输出的每个批次的预测的CFR数据尽量接近于该批次的输出数据的拟合目标。</w:t>
      </w:r>
    </w:p>
    <w:p w14:paraId="14361454"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12. 一种</w:t>
      </w:r>
      <w:r>
        <w:rPr>
          <w:rFonts w:ascii="宋体" w:hAnsi="宋体"/>
          <w:spacing w:val="6"/>
          <w:kern w:val="0"/>
          <w:sz w:val="24"/>
        </w:rPr>
        <w:t>用于预测信道状态信息的编码</w:t>
      </w:r>
      <w:r>
        <w:rPr>
          <w:rFonts w:ascii="宋体" w:hAnsi="宋体" w:hint="eastAsia"/>
          <w:spacing w:val="6"/>
          <w:kern w:val="0"/>
          <w:sz w:val="24"/>
        </w:rPr>
        <w:t>系统，其特征是，包括第三预处理器、第三编码器、第三深度学习模型、第三解码器；</w:t>
      </w:r>
    </w:p>
    <w:p w14:paraId="79B69F26" w14:textId="408088DD"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所述第三预处理器在训练阶段用于</w:t>
      </w:r>
      <w:r>
        <w:rPr>
          <w:rFonts w:ascii="宋体" w:hAnsi="宋体" w:hint="eastAsia"/>
          <w:snapToGrid w:val="0"/>
          <w:sz w:val="24"/>
        </w:rPr>
        <w:t>根据复数</w:t>
      </w:r>
      <w:ins w:id="75" w:author="Shaun YIN" w:date="2025-11-05T17:29:00Z" w16du:dateUtc="2025-11-05T09:29:00Z">
        <w:r w:rsidR="004A5022">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ins w:id="76" w:author="Shaun YIN" w:date="2025-11-05T17:29:00Z" w16du:dateUtc="2025-11-05T09:29:00Z">
        <w:r w:rsidR="004A5022">
          <w:rPr>
            <w:rFonts w:ascii="宋体" w:hAnsi="宋体" w:hint="eastAsia"/>
            <w:spacing w:val="6"/>
            <w:kern w:val="0"/>
            <w:sz w:val="24"/>
          </w:rPr>
          <w:t>信道脉冲响应</w:t>
        </w:r>
      </w:ins>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；所述第三预处理器在应用阶段用于</w:t>
      </w:r>
      <w:r>
        <w:rPr>
          <w:rFonts w:ascii="宋体" w:hAnsi="宋体" w:hint="eastAsia"/>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p>
    <w:p w14:paraId="6E045D54"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所述第三编码器在训练阶段和应用阶段均用于根据复数CIR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第三相加数据；</w:t>
      </w:r>
      <w:r>
        <w:rPr>
          <w:rFonts w:ascii="宋体" w:hAnsi="宋体" w:hint="eastAsia"/>
          <w:snapToGrid w:val="0"/>
          <w:sz w:val="24"/>
        </w:rPr>
        <w:t>具体地，第三编码器对复数CIR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w:t>
      </w:r>
      <w:r>
        <w:rPr>
          <w:rFonts w:ascii="宋体" w:hAnsi="宋体" w:hint="eastAsia"/>
          <w:snapToGrid w:val="0"/>
          <w:sz w:val="24"/>
        </w:rPr>
        <w:t>第三编码器</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w:t>
      </w:r>
      <w:r>
        <w:rPr>
          <w:rFonts w:ascii="宋体" w:hAnsi="宋体" w:hint="eastAsia"/>
          <w:snapToGrid w:val="0"/>
          <w:sz w:val="24"/>
        </w:rPr>
        <w:t>第三编码器</w:t>
      </w:r>
      <w:r>
        <w:rPr>
          <w:rFonts w:ascii="宋体" w:hAnsi="宋体" w:hint="eastAsia"/>
          <w:spacing w:val="6"/>
          <w:kern w:val="0"/>
          <w:sz w:val="24"/>
        </w:rPr>
        <w:t>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上，得到第三相加数据；</w:t>
      </w:r>
    </w:p>
    <w:p w14:paraId="387D4857"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所述第三深度学习模型</w:t>
      </w:r>
      <w:r>
        <w:rPr>
          <w:rFonts w:ascii="宋体" w:hAnsi="宋体" w:hint="eastAsia"/>
          <w:snapToGrid w:val="0"/>
          <w:sz w:val="24"/>
        </w:rPr>
        <w:t>在训练阶段和应用阶段均用于</w:t>
      </w:r>
      <w:r>
        <w:rPr>
          <w:rFonts w:ascii="宋体" w:hAnsi="宋体" w:hint="eastAsia"/>
          <w:spacing w:val="6"/>
          <w:kern w:val="0"/>
          <w:sz w:val="24"/>
        </w:rPr>
        <w:t>将</w:t>
      </w:r>
      <w:r>
        <w:rPr>
          <w:rFonts w:ascii="宋体" w:hAnsi="宋体" w:hint="eastAsia"/>
          <w:snapToGrid w:val="0"/>
          <w:sz w:val="24"/>
        </w:rPr>
        <w:t>第三相加数据作为输入，输出预测的CFR数据；</w:t>
      </w:r>
    </w:p>
    <w:p w14:paraId="394D0FF1" w14:textId="78BEEB82"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lastRenderedPageBreak/>
        <w:t>所述第三解码器在训练阶段和应用阶段均用于对第三深度学习模型输出的预测的CFR数据进行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的数据维度等同于每个批次的输出数据的拟合目标的数据维度或等同于预测维度；所述第三解码器在训练阶段还用于根据每个批次的预测的CFR</w:t>
      </w:r>
      <w:r>
        <w:rPr>
          <w:rFonts w:ascii="宋体" w:hAnsi="宋体"/>
          <w:snapToGrid w:val="0"/>
          <w:sz w:val="24"/>
        </w:rPr>
        <w:t>数据</w:t>
      </w:r>
      <w:del w:id="77" w:author="Shaun YIN" w:date="2025-11-05T17:29:00Z" w16du:dateUtc="2025-11-05T09:29:00Z">
        <w:r w:rsidDel="004A5022">
          <w:rPr>
            <w:rFonts w:ascii="宋体" w:hAnsi="宋体" w:hint="eastAsia"/>
            <w:snapToGrid w:val="0"/>
            <w:sz w:val="24"/>
          </w:rPr>
          <w:delText>、</w:delText>
        </w:r>
      </w:del>
      <w:ins w:id="78" w:author="Shaun YIN" w:date="2025-11-05T17:29:00Z" w16du:dateUtc="2025-11-05T09:29:00Z">
        <w:r w:rsidR="004A5022">
          <w:rPr>
            <w:rFonts w:ascii="宋体" w:hAnsi="宋体" w:hint="eastAsia"/>
            <w:snapToGrid w:val="0"/>
            <w:sz w:val="24"/>
          </w:rPr>
          <w:t>与</w:t>
        </w:r>
      </w:ins>
      <w:r>
        <w:rPr>
          <w:rFonts w:ascii="宋体" w:hAnsi="宋体" w:hint="eastAsia"/>
          <w:snapToGrid w:val="0"/>
          <w:sz w:val="24"/>
        </w:rPr>
        <w:t>每个批次的输出数据的拟合目标</w:t>
      </w:r>
      <w:del w:id="79" w:author="Shaun YIN" w:date="2025-11-05T17:30:00Z" w16du:dateUtc="2025-11-05T09:30:00Z">
        <w:r w:rsidDel="004A5022">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，进行反向传播训练</w:t>
      </w:r>
      <w:r>
        <w:rPr>
          <w:rFonts w:ascii="宋体" w:hAnsi="宋体" w:hint="eastAsia"/>
          <w:spacing w:val="6"/>
          <w:kern w:val="0"/>
          <w:sz w:val="24"/>
        </w:rPr>
        <w:t>第三深度学习模型</w:t>
      </w:r>
      <w:r>
        <w:rPr>
          <w:rFonts w:ascii="宋体" w:hAnsi="宋体" w:hint="eastAsia"/>
          <w:snapToGrid w:val="0"/>
          <w:sz w:val="24"/>
        </w:rPr>
        <w:t>，使第三解码器输出的每个批次的预测的CFR数据尽量接近于该批次的输出数据的拟合目标。</w:t>
      </w:r>
    </w:p>
    <w:p w14:paraId="5C695E53"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13. 一种</w:t>
      </w:r>
      <w:r>
        <w:rPr>
          <w:rFonts w:ascii="宋体" w:hAnsi="宋体"/>
          <w:spacing w:val="6"/>
          <w:kern w:val="0"/>
          <w:sz w:val="24"/>
        </w:rPr>
        <w:t>用于预测信道状态信息的编码</w:t>
      </w:r>
      <w:r>
        <w:rPr>
          <w:rFonts w:ascii="宋体" w:hAnsi="宋体" w:hint="eastAsia"/>
          <w:spacing w:val="6"/>
          <w:kern w:val="0"/>
          <w:sz w:val="24"/>
        </w:rPr>
        <w:t>系统，其特征是，包括第四预处理器、第四编码器、第四深度学习模型、第四解码器；</w:t>
      </w:r>
    </w:p>
    <w:p w14:paraId="515484D2" w14:textId="5A84E8B0"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所述第四预处理器在训练阶段用于</w:t>
      </w:r>
      <w:r>
        <w:rPr>
          <w:rFonts w:ascii="宋体" w:hAnsi="宋体" w:hint="eastAsia"/>
          <w:snapToGrid w:val="0"/>
          <w:sz w:val="24"/>
        </w:rPr>
        <w:t>根据复数</w:t>
      </w:r>
      <w:ins w:id="80" w:author="Shaun YIN" w:date="2025-11-05T17:30:00Z" w16du:dateUtc="2025-11-05T09:30:00Z">
        <w:r w:rsidR="004A5022">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ins w:id="81" w:author="Shaun YIN" w:date="2025-11-05T17:30:00Z" w16du:dateUtc="2025-11-05T09:30:00Z">
        <w:r w:rsidR="004A5022">
          <w:rPr>
            <w:rFonts w:ascii="宋体" w:hAnsi="宋体" w:hint="eastAsia"/>
            <w:spacing w:val="6"/>
            <w:kern w:val="0"/>
            <w:sz w:val="24"/>
          </w:rPr>
          <w:t>信道脉冲响应</w:t>
        </w:r>
      </w:ins>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；所述第四预处理器在应用阶段用于</w:t>
      </w:r>
      <w:r>
        <w:rPr>
          <w:rFonts w:ascii="宋体" w:hAnsi="宋体" w:hint="eastAsia"/>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p>
    <w:p w14:paraId="327850FE"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所述第四编码器在训练阶段和应用阶段均用于根据复数CIR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第四相加数据；</w:t>
      </w:r>
      <w:r>
        <w:rPr>
          <w:rFonts w:ascii="宋体" w:hAnsi="宋体" w:hint="eastAsia"/>
          <w:snapToGrid w:val="0"/>
          <w:sz w:val="24"/>
        </w:rPr>
        <w:t>具体地，第四编码器对复数CIR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序列；随后</w:t>
      </w:r>
      <w:r>
        <w:rPr>
          <w:rFonts w:ascii="宋体" w:hAnsi="宋体" w:hint="eastAsia"/>
          <w:snapToGrid w:val="0"/>
          <w:sz w:val="24"/>
        </w:rPr>
        <w:t>第四编码器</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w:t>
      </w:r>
      <w:r>
        <w:rPr>
          <w:rFonts w:ascii="宋体" w:hAnsi="宋体" w:hint="eastAsia"/>
          <w:snapToGrid w:val="0"/>
          <w:sz w:val="24"/>
        </w:rPr>
        <w:t>第四编码器</w:t>
      </w:r>
      <w:r>
        <w:rPr>
          <w:rFonts w:ascii="宋体" w:hAnsi="宋体" w:hint="eastAsia"/>
          <w:spacing w:val="6"/>
          <w:kern w:val="0"/>
          <w:sz w:val="24"/>
        </w:rPr>
        <w:t>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上，得到第四相加数据；</w:t>
      </w:r>
    </w:p>
    <w:p w14:paraId="4CC7FEE8" w14:textId="77777777" w:rsidR="00D63461" w:rsidRDefault="00000000">
      <w:pPr>
        <w:tabs>
          <w:tab w:val="left" w:pos="0"/>
        </w:tabs>
        <w:adjustRightInd w:val="0"/>
        <w:snapToGrid w:val="0"/>
        <w:spacing w:line="360" w:lineRule="auto"/>
        <w:ind w:firstLineChars="200" w:firstLine="492"/>
        <w:textAlignment w:val="baseline"/>
        <w:rPr>
          <w:rFonts w:ascii="宋体" w:hAnsi="宋体" w:hint="eastAsia"/>
          <w:sz w:val="24"/>
        </w:rPr>
      </w:pPr>
      <w:r>
        <w:rPr>
          <w:rFonts w:ascii="宋体" w:hAnsi="宋体" w:hint="eastAsia"/>
          <w:spacing w:val="6"/>
          <w:kern w:val="0"/>
          <w:sz w:val="24"/>
        </w:rPr>
        <w:t>所述第四深度学习模型在训练阶段和应用阶段均用于将</w:t>
      </w:r>
      <w:r>
        <w:rPr>
          <w:rFonts w:ascii="宋体" w:hAnsi="宋体" w:hint="eastAsia"/>
          <w:snapToGrid w:val="0"/>
          <w:sz w:val="24"/>
        </w:rPr>
        <w:t>第四相加数据作为输入，输出预测的CFR数据；</w:t>
      </w:r>
    </w:p>
    <w:p w14:paraId="2F8AF3EE" w14:textId="6C5FA20C" w:rsidR="00D63461" w:rsidRDefault="00000000">
      <w:pPr>
        <w:tabs>
          <w:tab w:val="left" w:pos="0"/>
        </w:tabs>
        <w:adjustRightInd w:val="0"/>
        <w:snapToGrid w:val="0"/>
        <w:spacing w:line="360" w:lineRule="auto"/>
        <w:ind w:firstLineChars="200" w:firstLine="480"/>
        <w:textAlignment w:val="baseline"/>
        <w:rPr>
          <w:rFonts w:ascii="宋体" w:hAnsi="宋体" w:hint="eastAsia"/>
          <w:sz w:val="24"/>
        </w:rPr>
      </w:pPr>
      <w:r>
        <w:rPr>
          <w:rFonts w:ascii="宋体" w:hAnsi="宋体" w:hint="eastAsia"/>
          <w:sz w:val="24"/>
        </w:rPr>
        <w:t>所述第四解码器在训练阶段和应用阶段均用于</w:t>
      </w:r>
      <w:r>
        <w:rPr>
          <w:rFonts w:ascii="宋体" w:hAnsi="宋体" w:hint="eastAsia"/>
          <w:snapToGrid w:val="0"/>
          <w:sz w:val="24"/>
        </w:rPr>
        <w:t>对第四深度学习模型输出的预测的CFR数据进行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w:t>
      </w:r>
      <w:r>
        <w:rPr>
          <w:rFonts w:ascii="宋体" w:hAnsi="宋体" w:hint="eastAsia"/>
          <w:sz w:val="24"/>
        </w:rPr>
        <w:t>所述第四解码器在训练阶段还用于</w:t>
      </w:r>
      <w:r>
        <w:rPr>
          <w:rFonts w:ascii="宋体" w:hAnsi="宋体" w:hint="eastAsia"/>
          <w:snapToGrid w:val="0"/>
          <w:sz w:val="24"/>
        </w:rPr>
        <w:t>根据每个批次的预测的CFR</w:t>
      </w:r>
      <w:r>
        <w:rPr>
          <w:rFonts w:ascii="宋体" w:hAnsi="宋体"/>
          <w:snapToGrid w:val="0"/>
          <w:sz w:val="24"/>
        </w:rPr>
        <w:t>数据</w:t>
      </w:r>
      <w:del w:id="82" w:author="Shaun YIN" w:date="2025-11-05T17:30:00Z" w16du:dateUtc="2025-11-05T09:30:00Z">
        <w:r w:rsidDel="004A5022">
          <w:rPr>
            <w:rFonts w:ascii="宋体" w:hAnsi="宋体" w:hint="eastAsia"/>
            <w:snapToGrid w:val="0"/>
            <w:sz w:val="24"/>
          </w:rPr>
          <w:delText>、</w:delText>
        </w:r>
      </w:del>
      <w:ins w:id="83" w:author="Shaun YIN" w:date="2025-11-05T17:30:00Z" w16du:dateUtc="2025-11-05T09:30:00Z">
        <w:r w:rsidR="004A5022">
          <w:rPr>
            <w:rFonts w:ascii="宋体" w:hAnsi="宋体" w:hint="eastAsia"/>
            <w:snapToGrid w:val="0"/>
            <w:sz w:val="24"/>
          </w:rPr>
          <w:t>与</w:t>
        </w:r>
      </w:ins>
      <w:r>
        <w:rPr>
          <w:rFonts w:ascii="宋体" w:hAnsi="宋体" w:hint="eastAsia"/>
          <w:snapToGrid w:val="0"/>
          <w:sz w:val="24"/>
        </w:rPr>
        <w:t>每个批次的输出数据的拟合目标</w:t>
      </w:r>
      <w:del w:id="84" w:author="Shaun YIN" w:date="2025-11-05T17:30:00Z" w16du:dateUtc="2025-11-05T09:30:00Z">
        <w:r w:rsidDel="004A5022">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，进行反向传播训练第四深度学习模型，使</w:t>
      </w:r>
      <w:r>
        <w:rPr>
          <w:rFonts w:ascii="宋体" w:hAnsi="宋体" w:hint="eastAsia"/>
          <w:sz w:val="24"/>
        </w:rPr>
        <w:t>第四解码器</w:t>
      </w:r>
      <w:r>
        <w:rPr>
          <w:rFonts w:ascii="宋体" w:hAnsi="宋体" w:hint="eastAsia"/>
          <w:snapToGrid w:val="0"/>
          <w:sz w:val="24"/>
        </w:rPr>
        <w:t>输出的每个批次的预测的CFR数据尽量接近于该批次的输出数据的拟合目标。</w:t>
      </w:r>
    </w:p>
    <w:p w14:paraId="00BCCFA6" w14:textId="77777777" w:rsidR="00D63461" w:rsidRDefault="00D63461">
      <w:pPr>
        <w:adjustRightInd w:val="0"/>
        <w:snapToGrid w:val="0"/>
        <w:spacing w:line="360" w:lineRule="auto"/>
        <w:ind w:firstLine="480"/>
        <w:rPr>
          <w:rFonts w:ascii="宋体" w:hAnsi="宋体" w:hint="eastAsia"/>
          <w:sz w:val="24"/>
        </w:rPr>
        <w:sectPr w:rsidR="00D63461">
          <w:headerReference w:type="default" r:id="rId7"/>
          <w:footerReference w:type="default" r:id="rId8"/>
          <w:pgSz w:w="11906" w:h="16838"/>
          <w:pgMar w:top="1418" w:right="851" w:bottom="850" w:left="1418" w:header="794" w:footer="113" w:gutter="0"/>
          <w:cols w:space="720"/>
          <w:formProt w:val="0"/>
          <w:docGrid w:type="linesAndChars" w:linePitch="323"/>
        </w:sectPr>
      </w:pPr>
    </w:p>
    <w:p w14:paraId="6676D324" w14:textId="77777777" w:rsidR="00D63461" w:rsidRDefault="00000000">
      <w:pPr>
        <w:adjustRightInd w:val="0"/>
        <w:snapToGrid w:val="0"/>
        <w:spacing w:line="360" w:lineRule="auto"/>
        <w:jc w:val="center"/>
        <w:rPr>
          <w:rFonts w:ascii="宋体" w:hAnsi="宋体" w:hint="eastAsia"/>
          <w:sz w:val="24"/>
        </w:rPr>
      </w:pPr>
      <w:r>
        <w:rPr>
          <w:rFonts w:ascii="宋体" w:hAnsi="宋体"/>
          <w:spacing w:val="6"/>
          <w:kern w:val="0"/>
          <w:sz w:val="24"/>
        </w:rPr>
        <w:lastRenderedPageBreak/>
        <w:t>用于预测信道状态信息的编码方法及系统</w:t>
      </w:r>
    </w:p>
    <w:p w14:paraId="778F02FD" w14:textId="77777777" w:rsidR="00D63461" w:rsidRDefault="00D63461">
      <w:pPr>
        <w:adjustRightInd w:val="0"/>
        <w:snapToGrid w:val="0"/>
        <w:spacing w:line="360" w:lineRule="auto"/>
        <w:jc w:val="center"/>
        <w:rPr>
          <w:rFonts w:ascii="宋体" w:hAnsi="宋体" w:hint="eastAsia"/>
          <w:sz w:val="24"/>
        </w:rPr>
      </w:pPr>
    </w:p>
    <w:p w14:paraId="44729354"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技术领域</w:t>
      </w:r>
    </w:p>
    <w:p w14:paraId="7A8ADB3F"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本申请涉及一种</w:t>
      </w:r>
      <w:r>
        <w:rPr>
          <w:rFonts w:ascii="宋体" w:hAnsi="宋体" w:hint="eastAsia"/>
          <w:spacing w:val="6"/>
          <w:kern w:val="0"/>
          <w:sz w:val="24"/>
        </w:rPr>
        <w:t>信道状态信息（channel state information，CSI）预测技术，特别是涉及一种用于信道状态信息预测的编码技术。</w:t>
      </w:r>
    </w:p>
    <w:p w14:paraId="3C0A0902"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背景技术</w:t>
      </w:r>
    </w:p>
    <w:p w14:paraId="680854C9" w14:textId="797F85E7" w:rsidR="00D63461" w:rsidRDefault="00000000">
      <w:pPr>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信道状态信息预测（简称信道预测）是指利用历史时刻的信道状态信息，预测出未来的信道状态信息。信道</w:t>
      </w:r>
      <w:ins w:id="85" w:author="Shaun YIN" w:date="2025-11-05T14:39:00Z" w16du:dateUtc="2025-11-05T06:39:00Z">
        <w:r w:rsidR="00E9084F">
          <w:rPr>
            <w:rFonts w:ascii="宋体" w:hAnsi="宋体" w:hint="eastAsia"/>
            <w:spacing w:val="6"/>
            <w:kern w:val="0"/>
            <w:sz w:val="24"/>
          </w:rPr>
          <w:t>状态信息</w:t>
        </w:r>
      </w:ins>
      <w:r>
        <w:rPr>
          <w:rFonts w:ascii="宋体" w:hAnsi="宋体" w:hint="eastAsia"/>
          <w:spacing w:val="6"/>
          <w:kern w:val="0"/>
          <w:sz w:val="24"/>
        </w:rPr>
        <w:t>预测对于链路自适应技术来说</w:t>
      </w:r>
      <w:del w:id="86" w:author="Shaun YIN" w:date="2025-11-05T14:37:00Z" w16du:dateUtc="2025-11-05T06:37:00Z">
        <w:r w:rsidDel="00E9084F">
          <w:rPr>
            <w:rFonts w:ascii="宋体" w:hAnsi="宋体" w:hint="eastAsia"/>
            <w:spacing w:val="6"/>
            <w:kern w:val="0"/>
            <w:sz w:val="24"/>
          </w:rPr>
          <w:delText>是</w:delText>
        </w:r>
      </w:del>
      <w:r>
        <w:rPr>
          <w:rFonts w:ascii="宋体" w:hAnsi="宋体" w:hint="eastAsia"/>
          <w:spacing w:val="6"/>
          <w:kern w:val="0"/>
          <w:sz w:val="24"/>
        </w:rPr>
        <w:t>不可或缺</w:t>
      </w:r>
      <w:del w:id="87" w:author="Shaun YIN" w:date="2025-11-05T14:37:00Z" w16du:dateUtc="2025-11-05T06:37:00Z">
        <w:r w:rsidDel="00E9084F">
          <w:rPr>
            <w:rFonts w:ascii="宋体" w:hAnsi="宋体" w:hint="eastAsia"/>
            <w:spacing w:val="6"/>
            <w:kern w:val="0"/>
            <w:sz w:val="24"/>
          </w:rPr>
          <w:delText>的</w:delText>
        </w:r>
      </w:del>
      <w:r>
        <w:rPr>
          <w:rFonts w:ascii="宋体" w:hAnsi="宋体" w:hint="eastAsia"/>
          <w:spacing w:val="6"/>
          <w:kern w:val="0"/>
          <w:sz w:val="24"/>
        </w:rPr>
        <w:t>，因为它能</w:t>
      </w:r>
      <w:del w:id="88" w:author="Shaun YIN" w:date="2025-11-05T14:38:00Z" w16du:dateUtc="2025-11-05T06:38:00Z">
        <w:r w:rsidDel="00E9084F">
          <w:rPr>
            <w:rFonts w:ascii="宋体" w:hAnsi="宋体" w:hint="eastAsia"/>
            <w:spacing w:val="6"/>
            <w:kern w:val="0"/>
            <w:sz w:val="24"/>
          </w:rPr>
          <w:delText>够</w:delText>
        </w:r>
      </w:del>
      <w:r>
        <w:rPr>
          <w:rFonts w:ascii="宋体" w:hAnsi="宋体" w:hint="eastAsia"/>
          <w:spacing w:val="6"/>
          <w:kern w:val="0"/>
          <w:sz w:val="24"/>
        </w:rPr>
        <w:t>最大限度地减少信道波动带来的容量损失，并优化可用带宽的使用效率。此外，在有限的频谱资源条件下，精确的CSI预测对于</w:t>
      </w:r>
      <w:ins w:id="89" w:author="Shaun YIN" w:date="2025-11-05T14:39:00Z" w16du:dateUtc="2025-11-05T06:39:00Z">
        <w:r w:rsidR="00E9084F">
          <w:rPr>
            <w:rFonts w:ascii="宋体" w:hAnsi="宋体" w:hint="eastAsia"/>
            <w:spacing w:val="6"/>
            <w:kern w:val="0"/>
            <w:sz w:val="24"/>
          </w:rPr>
          <w:t>频谱</w:t>
        </w:r>
      </w:ins>
      <w:r>
        <w:rPr>
          <w:rFonts w:ascii="宋体" w:hAnsi="宋体" w:hint="eastAsia"/>
          <w:spacing w:val="6"/>
          <w:kern w:val="0"/>
          <w:sz w:val="24"/>
        </w:rPr>
        <w:t>资源分配的优化尤为关键，有助于提升频谱效率和能量效率，从而提升网络性能和实现高效无线资源管理。</w:t>
      </w:r>
    </w:p>
    <w:p w14:paraId="22A992AA" w14:textId="34D658C1" w:rsidR="00D63461" w:rsidRDefault="00000000">
      <w:pPr>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近年来，研究人员尝试使用</w:t>
      </w:r>
      <w:r>
        <w:rPr>
          <w:rFonts w:ascii="宋体" w:hAnsi="宋体" w:hint="eastAsia"/>
          <w:spacing w:val="6"/>
          <w:kern w:val="0"/>
          <w:sz w:val="24"/>
        </w:rPr>
        <w:t>MLP（m</w:t>
      </w:r>
      <w:r>
        <w:rPr>
          <w:rFonts w:ascii="宋体" w:hAnsi="宋体"/>
          <w:spacing w:val="6"/>
          <w:kern w:val="0"/>
          <w:sz w:val="24"/>
        </w:rPr>
        <w:t xml:space="preserve">ultilayer </w:t>
      </w:r>
      <w:r>
        <w:rPr>
          <w:rFonts w:ascii="宋体" w:hAnsi="宋体" w:hint="eastAsia"/>
          <w:spacing w:val="6"/>
          <w:kern w:val="0"/>
          <w:sz w:val="24"/>
        </w:rPr>
        <w:t>p</w:t>
      </w:r>
      <w:r>
        <w:rPr>
          <w:rFonts w:ascii="宋体" w:hAnsi="宋体"/>
          <w:spacing w:val="6"/>
          <w:kern w:val="0"/>
          <w:sz w:val="24"/>
        </w:rPr>
        <w:t>erceptron</w:t>
      </w:r>
      <w:r>
        <w:rPr>
          <w:rFonts w:ascii="宋体" w:hAnsi="宋体" w:hint="eastAsia"/>
          <w:spacing w:val="6"/>
          <w:kern w:val="0"/>
          <w:sz w:val="24"/>
        </w:rPr>
        <w:t>，多层感知器）、</w:t>
      </w:r>
      <w:r>
        <w:rPr>
          <w:rFonts w:ascii="宋体" w:hAnsi="宋体"/>
          <w:spacing w:val="6"/>
          <w:kern w:val="0"/>
          <w:sz w:val="24"/>
        </w:rPr>
        <w:t>CNN</w:t>
      </w:r>
      <w:r>
        <w:rPr>
          <w:rFonts w:ascii="宋体" w:hAnsi="宋体" w:hint="eastAsia"/>
          <w:spacing w:val="6"/>
          <w:kern w:val="0"/>
          <w:sz w:val="24"/>
        </w:rPr>
        <w:t>（c</w:t>
      </w:r>
      <w:r>
        <w:rPr>
          <w:rFonts w:ascii="宋体" w:hAnsi="宋体"/>
          <w:spacing w:val="6"/>
          <w:kern w:val="0"/>
          <w:sz w:val="24"/>
        </w:rPr>
        <w:t xml:space="preserve">onvolutional </w:t>
      </w:r>
      <w:r>
        <w:rPr>
          <w:rFonts w:ascii="宋体" w:hAnsi="宋体" w:hint="eastAsia"/>
          <w:spacing w:val="6"/>
          <w:kern w:val="0"/>
          <w:sz w:val="24"/>
        </w:rPr>
        <w:t>n</w:t>
      </w:r>
      <w:r>
        <w:rPr>
          <w:rFonts w:ascii="宋体" w:hAnsi="宋体"/>
          <w:spacing w:val="6"/>
          <w:kern w:val="0"/>
          <w:sz w:val="24"/>
        </w:rPr>
        <w:t xml:space="preserve">eural </w:t>
      </w:r>
      <w:r>
        <w:rPr>
          <w:rFonts w:ascii="宋体" w:hAnsi="宋体" w:hint="eastAsia"/>
          <w:spacing w:val="6"/>
          <w:kern w:val="0"/>
          <w:sz w:val="24"/>
        </w:rPr>
        <w:t>n</w:t>
      </w:r>
      <w:r>
        <w:rPr>
          <w:rFonts w:ascii="宋体" w:hAnsi="宋体"/>
          <w:spacing w:val="6"/>
          <w:kern w:val="0"/>
          <w:sz w:val="24"/>
        </w:rPr>
        <w:t>etworks</w:t>
      </w:r>
      <w:r>
        <w:rPr>
          <w:rFonts w:ascii="宋体" w:hAnsi="宋体" w:hint="eastAsia"/>
          <w:spacing w:val="6"/>
          <w:kern w:val="0"/>
          <w:sz w:val="24"/>
        </w:rPr>
        <w:t>，卷积神经网络）</w:t>
      </w:r>
      <w:r>
        <w:rPr>
          <w:rFonts w:ascii="宋体" w:hAnsi="宋体"/>
          <w:spacing w:val="6"/>
          <w:kern w:val="0"/>
          <w:sz w:val="24"/>
        </w:rPr>
        <w:t>、RNN</w:t>
      </w:r>
      <w:r>
        <w:rPr>
          <w:rFonts w:ascii="宋体" w:hAnsi="宋体" w:hint="eastAsia"/>
          <w:spacing w:val="6"/>
          <w:kern w:val="0"/>
          <w:sz w:val="24"/>
        </w:rPr>
        <w:t>（r</w:t>
      </w:r>
      <w:r>
        <w:rPr>
          <w:rFonts w:ascii="宋体" w:hAnsi="宋体"/>
          <w:spacing w:val="6"/>
          <w:kern w:val="0"/>
          <w:sz w:val="24"/>
        </w:rPr>
        <w:t xml:space="preserve">ecurrent </w:t>
      </w:r>
      <w:r>
        <w:rPr>
          <w:rFonts w:ascii="宋体" w:hAnsi="宋体" w:hint="eastAsia"/>
          <w:spacing w:val="6"/>
          <w:kern w:val="0"/>
          <w:sz w:val="24"/>
        </w:rPr>
        <w:t>n</w:t>
      </w:r>
      <w:r>
        <w:rPr>
          <w:rFonts w:ascii="宋体" w:hAnsi="宋体"/>
          <w:spacing w:val="6"/>
          <w:kern w:val="0"/>
          <w:sz w:val="24"/>
        </w:rPr>
        <w:t xml:space="preserve">eural </w:t>
      </w:r>
      <w:r>
        <w:rPr>
          <w:rFonts w:ascii="宋体" w:hAnsi="宋体" w:hint="eastAsia"/>
          <w:spacing w:val="6"/>
          <w:kern w:val="0"/>
          <w:sz w:val="24"/>
        </w:rPr>
        <w:t>n</w:t>
      </w:r>
      <w:r>
        <w:rPr>
          <w:rFonts w:ascii="宋体" w:hAnsi="宋体"/>
          <w:spacing w:val="6"/>
          <w:kern w:val="0"/>
          <w:sz w:val="24"/>
        </w:rPr>
        <w:t>etwork</w:t>
      </w:r>
      <w:r>
        <w:rPr>
          <w:rFonts w:ascii="宋体" w:hAnsi="宋体" w:hint="eastAsia"/>
          <w:spacing w:val="6"/>
          <w:kern w:val="0"/>
          <w:sz w:val="24"/>
        </w:rPr>
        <w:t>，循环神经网络）</w:t>
      </w:r>
      <w:r>
        <w:rPr>
          <w:rFonts w:ascii="宋体" w:hAnsi="宋体"/>
          <w:spacing w:val="6"/>
          <w:kern w:val="0"/>
          <w:sz w:val="24"/>
        </w:rPr>
        <w:t>、LSTM</w:t>
      </w:r>
      <w:r>
        <w:rPr>
          <w:rFonts w:ascii="宋体" w:hAnsi="宋体" w:hint="eastAsia"/>
          <w:spacing w:val="6"/>
          <w:kern w:val="0"/>
          <w:sz w:val="24"/>
        </w:rPr>
        <w:t>（l</w:t>
      </w:r>
      <w:r>
        <w:rPr>
          <w:rFonts w:ascii="宋体" w:hAnsi="宋体"/>
          <w:spacing w:val="6"/>
          <w:kern w:val="0"/>
          <w:sz w:val="24"/>
        </w:rPr>
        <w:t xml:space="preserve">ong </w:t>
      </w:r>
      <w:r>
        <w:rPr>
          <w:rFonts w:ascii="宋体" w:hAnsi="宋体" w:hint="eastAsia"/>
          <w:spacing w:val="6"/>
          <w:kern w:val="0"/>
          <w:sz w:val="24"/>
        </w:rPr>
        <w:t>s</w:t>
      </w:r>
      <w:r>
        <w:rPr>
          <w:rFonts w:ascii="宋体" w:hAnsi="宋体"/>
          <w:spacing w:val="6"/>
          <w:kern w:val="0"/>
          <w:sz w:val="24"/>
        </w:rPr>
        <w:t>hort-</w:t>
      </w:r>
      <w:r>
        <w:rPr>
          <w:rFonts w:ascii="宋体" w:hAnsi="宋体" w:hint="eastAsia"/>
          <w:spacing w:val="6"/>
          <w:kern w:val="0"/>
          <w:sz w:val="24"/>
        </w:rPr>
        <w:t>t</w:t>
      </w:r>
      <w:r>
        <w:rPr>
          <w:rFonts w:ascii="宋体" w:hAnsi="宋体"/>
          <w:spacing w:val="6"/>
          <w:kern w:val="0"/>
          <w:sz w:val="24"/>
        </w:rPr>
        <w:t xml:space="preserve">erm </w:t>
      </w:r>
      <w:r>
        <w:rPr>
          <w:rFonts w:ascii="宋体" w:hAnsi="宋体" w:hint="eastAsia"/>
          <w:spacing w:val="6"/>
          <w:kern w:val="0"/>
          <w:sz w:val="24"/>
        </w:rPr>
        <w:t>m</w:t>
      </w:r>
      <w:r>
        <w:rPr>
          <w:rFonts w:ascii="宋体" w:hAnsi="宋体"/>
          <w:spacing w:val="6"/>
          <w:kern w:val="0"/>
          <w:sz w:val="24"/>
        </w:rPr>
        <w:t>emory</w:t>
      </w:r>
      <w:r>
        <w:rPr>
          <w:rFonts w:ascii="宋体" w:hAnsi="宋体" w:hint="eastAsia"/>
          <w:spacing w:val="6"/>
          <w:kern w:val="0"/>
          <w:sz w:val="24"/>
        </w:rPr>
        <w:t>，长短期记忆）、Transformer</w:t>
      </w:r>
      <w:del w:id="90" w:author="伯涛 吴" w:date="2025-11-05T21:16:00Z" w16du:dateUtc="2025-11-05T13:16:00Z">
        <w:r w:rsidDel="00BC5C22">
          <w:rPr>
            <w:rFonts w:ascii="宋体" w:hAnsi="宋体" w:hint="eastAsia"/>
            <w:spacing w:val="6"/>
            <w:kern w:val="0"/>
            <w:sz w:val="24"/>
          </w:rPr>
          <w:delText>（变换器）</w:delText>
        </w:r>
      </w:del>
      <w:r>
        <w:rPr>
          <w:rFonts w:ascii="宋体" w:hAnsi="宋体" w:hint="eastAsia"/>
          <w:spacing w:val="6"/>
          <w:kern w:val="0"/>
          <w:sz w:val="24"/>
        </w:rPr>
        <w:t>、Informer</w:t>
      </w:r>
      <w:del w:id="91" w:author="伯涛 吴" w:date="2025-11-05T21:16:00Z" w16du:dateUtc="2025-11-05T13:16:00Z">
        <w:r w:rsidDel="00BC5C22">
          <w:rPr>
            <w:rFonts w:ascii="宋体" w:hAnsi="宋体" w:hint="eastAsia"/>
            <w:spacing w:val="6"/>
            <w:kern w:val="0"/>
            <w:sz w:val="24"/>
          </w:rPr>
          <w:delText>（告密者）</w:delText>
        </w:r>
      </w:del>
      <w:r>
        <w:rPr>
          <w:rFonts w:ascii="宋体" w:hAnsi="宋体"/>
          <w:spacing w:val="6"/>
          <w:kern w:val="0"/>
          <w:sz w:val="24"/>
        </w:rPr>
        <w:t>等深度学习模型</w:t>
      </w:r>
      <w:r>
        <w:rPr>
          <w:rFonts w:ascii="宋体" w:hAnsi="宋体" w:hint="eastAsia"/>
          <w:spacing w:val="6"/>
          <w:kern w:val="0"/>
          <w:sz w:val="24"/>
        </w:rPr>
        <w:t>处理</w:t>
      </w:r>
      <w:r>
        <w:rPr>
          <w:rFonts w:ascii="宋体" w:hAnsi="宋体"/>
          <w:spacing w:val="6"/>
          <w:kern w:val="0"/>
          <w:sz w:val="24"/>
        </w:rPr>
        <w:t>信道状态</w:t>
      </w:r>
      <w:r>
        <w:rPr>
          <w:rFonts w:ascii="宋体" w:hAnsi="宋体" w:hint="eastAsia"/>
          <w:spacing w:val="6"/>
          <w:kern w:val="0"/>
          <w:sz w:val="24"/>
        </w:rPr>
        <w:t>信息的</w:t>
      </w:r>
      <w:r>
        <w:rPr>
          <w:rFonts w:ascii="宋体" w:hAnsi="宋体"/>
          <w:spacing w:val="6"/>
          <w:kern w:val="0"/>
          <w:sz w:val="24"/>
        </w:rPr>
        <w:t>时序预测任务</w:t>
      </w:r>
      <w:r>
        <w:rPr>
          <w:rFonts w:ascii="宋体" w:hAnsi="宋体" w:hint="eastAsia"/>
          <w:spacing w:val="6"/>
          <w:kern w:val="0"/>
          <w:sz w:val="24"/>
        </w:rPr>
        <w:t>。</w:t>
      </w:r>
      <w:r>
        <w:rPr>
          <w:rFonts w:ascii="宋体" w:hAnsi="宋体"/>
          <w:spacing w:val="6"/>
          <w:kern w:val="0"/>
          <w:sz w:val="24"/>
        </w:rPr>
        <w:t>在</w:t>
      </w:r>
      <w:r>
        <w:rPr>
          <w:rFonts w:ascii="宋体" w:hAnsi="宋体" w:hint="eastAsia"/>
          <w:spacing w:val="6"/>
          <w:kern w:val="0"/>
          <w:sz w:val="24"/>
        </w:rPr>
        <w:t>计算资源有限的环境下，</w:t>
      </w:r>
      <w:r>
        <w:rPr>
          <w:rFonts w:ascii="宋体" w:hAnsi="宋体"/>
          <w:spacing w:val="6"/>
          <w:kern w:val="0"/>
          <w:sz w:val="24"/>
        </w:rPr>
        <w:t>基于</w:t>
      </w:r>
      <w:r>
        <w:rPr>
          <w:rFonts w:ascii="宋体" w:hAnsi="宋体" w:hint="eastAsia"/>
          <w:spacing w:val="6"/>
          <w:kern w:val="0"/>
          <w:sz w:val="24"/>
        </w:rPr>
        <w:t>CNN</w:t>
      </w:r>
      <w:r>
        <w:rPr>
          <w:rFonts w:ascii="宋体" w:hAnsi="宋体"/>
          <w:spacing w:val="6"/>
          <w:kern w:val="0"/>
          <w:sz w:val="24"/>
        </w:rPr>
        <w:t>的</w:t>
      </w:r>
      <w:ins w:id="92" w:author="Shaun YIN" w:date="2025-11-05T14:42:00Z" w16du:dateUtc="2025-11-05T06:42:00Z">
        <w:r w:rsidR="00E23467">
          <w:rPr>
            <w:rFonts w:ascii="宋体" w:hAnsi="宋体" w:hint="eastAsia"/>
            <w:spacing w:val="6"/>
            <w:kern w:val="0"/>
            <w:sz w:val="24"/>
          </w:rPr>
          <w:t>深度学习</w:t>
        </w:r>
      </w:ins>
      <w:r>
        <w:rPr>
          <w:rFonts w:ascii="宋体" w:hAnsi="宋体"/>
          <w:spacing w:val="6"/>
          <w:kern w:val="0"/>
          <w:sz w:val="24"/>
        </w:rPr>
        <w:t>模型</w:t>
      </w:r>
      <w:r>
        <w:rPr>
          <w:rFonts w:ascii="宋体" w:hAnsi="宋体" w:hint="eastAsia"/>
          <w:spacing w:val="6"/>
          <w:kern w:val="0"/>
          <w:sz w:val="24"/>
        </w:rPr>
        <w:t>因其具备轻量化的优势，以及卷积核适合处理信道状态信息这种具有空间层次结构的数据，</w:t>
      </w:r>
      <w:del w:id="93" w:author="Shaun YIN" w:date="2025-11-05T14:39:00Z" w16du:dateUtc="2025-11-05T06:39:00Z">
        <w:r w:rsidDel="009D78C8">
          <w:rPr>
            <w:rFonts w:ascii="宋体" w:hAnsi="宋体" w:hint="eastAsia"/>
            <w:spacing w:val="6"/>
            <w:kern w:val="0"/>
            <w:sz w:val="24"/>
          </w:rPr>
          <w:delText>从</w:delText>
        </w:r>
      </w:del>
      <w:r>
        <w:rPr>
          <w:rFonts w:ascii="宋体" w:hAnsi="宋体" w:hint="eastAsia"/>
          <w:spacing w:val="6"/>
          <w:kern w:val="0"/>
          <w:sz w:val="24"/>
        </w:rPr>
        <w:t>而</w:t>
      </w:r>
      <w:r>
        <w:rPr>
          <w:rFonts w:ascii="宋体" w:hAnsi="宋体"/>
          <w:spacing w:val="6"/>
          <w:kern w:val="0"/>
          <w:sz w:val="24"/>
        </w:rPr>
        <w:t>成为备受关注的方案。</w:t>
      </w:r>
    </w:p>
    <w:p w14:paraId="5E6C4FF5" w14:textId="39B65367" w:rsidR="00D63461" w:rsidRDefault="00000000">
      <w:pPr>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然而，深度学习模型通常使用离散数字或向量表示特征，这些特征的物理或语义</w:t>
      </w:r>
      <w:del w:id="94" w:author="Shaun YIN" w:date="2025-11-05T14:42:00Z" w16du:dateUtc="2025-11-05T06:42:00Z">
        <w:r w:rsidDel="00E23467">
          <w:rPr>
            <w:rFonts w:ascii="宋体" w:hAnsi="宋体" w:hint="eastAsia"/>
            <w:spacing w:val="6"/>
            <w:kern w:val="0"/>
            <w:sz w:val="24"/>
          </w:rPr>
          <w:delText>意</w:delText>
        </w:r>
      </w:del>
      <w:ins w:id="95" w:author="Shaun YIN" w:date="2025-11-05T14:42:00Z" w16du:dateUtc="2025-11-05T06:42:00Z">
        <w:r w:rsidR="00E23467">
          <w:rPr>
            <w:rFonts w:ascii="宋体" w:hAnsi="宋体" w:hint="eastAsia"/>
            <w:spacing w:val="6"/>
            <w:kern w:val="0"/>
            <w:sz w:val="24"/>
          </w:rPr>
          <w:t>含</w:t>
        </w:r>
      </w:ins>
      <w:r>
        <w:rPr>
          <w:rFonts w:ascii="宋体" w:hAnsi="宋体" w:hint="eastAsia"/>
          <w:spacing w:val="6"/>
          <w:kern w:val="0"/>
          <w:sz w:val="24"/>
        </w:rPr>
        <w:t>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7C445FCA" w14:textId="77777777" w:rsidR="00D63461" w:rsidRDefault="00000000">
      <w:pPr>
        <w:adjustRightInd w:val="0"/>
        <w:snapToGrid w:val="0"/>
        <w:spacing w:line="360" w:lineRule="auto"/>
        <w:ind w:firstLineChars="200" w:firstLine="492"/>
        <w:rPr>
          <w:rFonts w:ascii="宋体" w:hAnsi="宋体" w:hint="eastAsia"/>
          <w:sz w:val="24"/>
        </w:rPr>
      </w:pPr>
      <w:r>
        <w:rPr>
          <w:rFonts w:ascii="宋体" w:hAnsi="宋体" w:hint="eastAsia"/>
          <w:spacing w:val="6"/>
          <w:kern w:val="0"/>
          <w:sz w:val="24"/>
        </w:rPr>
        <w:t>申请</w:t>
      </w:r>
      <w:r>
        <w:rPr>
          <w:rFonts w:ascii="宋体" w:hAnsi="宋体"/>
          <w:spacing w:val="6"/>
          <w:kern w:val="0"/>
          <w:sz w:val="24"/>
        </w:rPr>
        <w:t>公</w:t>
      </w:r>
      <w:r>
        <w:rPr>
          <w:rFonts w:ascii="宋体" w:hAnsi="宋体" w:hint="eastAsia"/>
          <w:spacing w:val="6"/>
          <w:kern w:val="0"/>
          <w:sz w:val="24"/>
        </w:rPr>
        <w:t>布</w:t>
      </w:r>
      <w:r>
        <w:rPr>
          <w:rFonts w:ascii="宋体" w:hAnsi="宋体"/>
          <w:spacing w:val="6"/>
          <w:kern w:val="0"/>
          <w:sz w:val="24"/>
        </w:rPr>
        <w:t>号为CN117674926A</w:t>
      </w:r>
      <w:r>
        <w:rPr>
          <w:rFonts w:ascii="宋体" w:hAnsi="宋体" w:hint="eastAsia"/>
          <w:spacing w:val="6"/>
          <w:kern w:val="0"/>
          <w:sz w:val="24"/>
        </w:rPr>
        <w:t>、申请公布日为2024年3月8日的</w:t>
      </w:r>
      <w:r>
        <w:rPr>
          <w:rFonts w:ascii="宋体" w:hAnsi="宋体"/>
          <w:spacing w:val="6"/>
          <w:kern w:val="0"/>
          <w:sz w:val="24"/>
        </w:rPr>
        <w:t>中国</w:t>
      </w:r>
      <w:r>
        <w:rPr>
          <w:rFonts w:ascii="宋体" w:hAnsi="宋体" w:hint="eastAsia"/>
          <w:spacing w:val="6"/>
          <w:kern w:val="0"/>
          <w:sz w:val="24"/>
        </w:rPr>
        <w:t>发明</w:t>
      </w:r>
      <w:r>
        <w:rPr>
          <w:rFonts w:ascii="宋体" w:hAnsi="宋体"/>
          <w:spacing w:val="6"/>
          <w:kern w:val="0"/>
          <w:sz w:val="24"/>
        </w:rPr>
        <w:t>专利</w:t>
      </w:r>
      <w:r>
        <w:rPr>
          <w:rFonts w:ascii="宋体" w:hAnsi="宋体" w:hint="eastAsia"/>
          <w:spacing w:val="6"/>
          <w:kern w:val="0"/>
          <w:sz w:val="24"/>
        </w:rPr>
        <w:t>申请《信道状态信息处理方法及装置》</w:t>
      </w:r>
      <w:r>
        <w:rPr>
          <w:rFonts w:ascii="宋体" w:hAnsi="宋体"/>
          <w:spacing w:val="6"/>
          <w:kern w:val="0"/>
          <w:sz w:val="24"/>
        </w:rPr>
        <w:t>中，公开了将信道状态信息输入至编码器模型，得到编码器模型输出的扩展增强的信道状态信息；将所述扩展增强的信道状态信息发送至网络设备</w:t>
      </w:r>
      <w:r>
        <w:rPr>
          <w:rFonts w:ascii="宋体" w:hAnsi="宋体" w:hint="eastAsia"/>
          <w:spacing w:val="6"/>
          <w:kern w:val="0"/>
          <w:sz w:val="24"/>
        </w:rPr>
        <w:t>。</w:t>
      </w:r>
      <w:r>
        <w:rPr>
          <w:rFonts w:ascii="宋体" w:hAnsi="宋体"/>
          <w:spacing w:val="6"/>
          <w:kern w:val="0"/>
          <w:sz w:val="24"/>
        </w:rPr>
        <w:t>其中，所述编码器模型包括编码器</w:t>
      </w:r>
      <w:r>
        <w:rPr>
          <w:rFonts w:ascii="宋体" w:hAnsi="宋体" w:hint="eastAsia"/>
          <w:spacing w:val="6"/>
          <w:kern w:val="0"/>
          <w:sz w:val="24"/>
        </w:rPr>
        <w:t>、</w:t>
      </w:r>
      <w:r>
        <w:rPr>
          <w:rFonts w:ascii="宋体" w:hAnsi="宋体"/>
          <w:spacing w:val="6"/>
          <w:kern w:val="0"/>
          <w:sz w:val="24"/>
        </w:rPr>
        <w:t>以及与所述编码器级联的信道状态信息扩展增强模块。该文献旨在实现在不同</w:t>
      </w:r>
      <w:r>
        <w:rPr>
          <w:rFonts w:ascii="宋体" w:hAnsi="宋体" w:hint="eastAsia"/>
          <w:spacing w:val="6"/>
          <w:kern w:val="0"/>
          <w:sz w:val="24"/>
        </w:rPr>
        <w:t>网络配置</w:t>
      </w:r>
      <w:r>
        <w:rPr>
          <w:rFonts w:ascii="宋体" w:hAnsi="宋体"/>
          <w:spacing w:val="6"/>
          <w:kern w:val="0"/>
          <w:sz w:val="24"/>
        </w:rPr>
        <w:t>参数下复用AI</w:t>
      </w:r>
      <w:r>
        <w:rPr>
          <w:rFonts w:ascii="宋体" w:hAnsi="宋体" w:hint="eastAsia"/>
          <w:spacing w:val="6"/>
          <w:kern w:val="0"/>
          <w:sz w:val="24"/>
        </w:rPr>
        <w:t>（人工智能）</w:t>
      </w:r>
      <w:r>
        <w:rPr>
          <w:rFonts w:ascii="宋体" w:hAnsi="宋体"/>
          <w:spacing w:val="6"/>
          <w:kern w:val="0"/>
          <w:sz w:val="24"/>
        </w:rPr>
        <w:t>模型，降低AI模型训练的复杂度并节约AI模型的部署资源，但仍然无法解决上述</w:t>
      </w:r>
      <w:r>
        <w:rPr>
          <w:rFonts w:ascii="宋体" w:hAnsi="宋体" w:hint="eastAsia"/>
          <w:spacing w:val="6"/>
          <w:kern w:val="0"/>
          <w:sz w:val="24"/>
        </w:rPr>
        <w:t>解释性不足的</w:t>
      </w:r>
      <w:r>
        <w:rPr>
          <w:rFonts w:ascii="宋体" w:hAnsi="宋体"/>
          <w:spacing w:val="6"/>
          <w:kern w:val="0"/>
          <w:sz w:val="24"/>
        </w:rPr>
        <w:t>问题。</w:t>
      </w:r>
    </w:p>
    <w:p w14:paraId="661BB6E6"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发明内容</w:t>
      </w:r>
    </w:p>
    <w:p w14:paraId="504492C2"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本申请所要解决的技术问题是</w:t>
      </w:r>
      <w:r>
        <w:rPr>
          <w:rFonts w:ascii="宋体" w:hAnsi="宋体" w:hint="eastAsia"/>
          <w:sz w:val="24"/>
        </w:rPr>
        <w:t>：如何提高</w:t>
      </w:r>
      <w:r>
        <w:rPr>
          <w:rFonts w:ascii="宋体" w:hAnsi="宋体" w:hint="eastAsia"/>
          <w:spacing w:val="6"/>
          <w:kern w:val="0"/>
          <w:sz w:val="24"/>
        </w:rPr>
        <w:t>用于信道状态信息预测的深度学习模型的物理解释性。</w:t>
      </w:r>
    </w:p>
    <w:p w14:paraId="71BF0A52" w14:textId="09D3E3C6"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z w:val="24"/>
        </w:rPr>
        <w:lastRenderedPageBreak/>
        <w:t>为解决上述技术问题，本申请</w:t>
      </w:r>
      <w:r>
        <w:rPr>
          <w:rFonts w:ascii="宋体" w:hAnsi="宋体" w:hint="eastAsia"/>
          <w:sz w:val="24"/>
        </w:rPr>
        <w:t>提出了</w:t>
      </w:r>
      <w:r>
        <w:rPr>
          <w:rFonts w:ascii="宋体" w:hAnsi="宋体"/>
          <w:sz w:val="24"/>
        </w:rPr>
        <w:t>一种</w:t>
      </w:r>
      <w:r>
        <w:rPr>
          <w:rFonts w:ascii="宋体" w:hAnsi="宋体"/>
          <w:spacing w:val="6"/>
          <w:kern w:val="0"/>
          <w:sz w:val="24"/>
        </w:rPr>
        <w:t>用于预测信道状态信息的编码方法</w:t>
      </w:r>
      <w:r>
        <w:rPr>
          <w:rFonts w:ascii="宋体" w:hAnsi="宋体" w:hint="eastAsia"/>
          <w:spacing w:val="6"/>
          <w:kern w:val="0"/>
          <w:sz w:val="24"/>
        </w:rPr>
        <w:t>，包括如下步骤。</w:t>
      </w:r>
      <w:r>
        <w:rPr>
          <w:rFonts w:ascii="宋体" w:hAnsi="宋体"/>
          <w:snapToGrid w:val="0"/>
          <w:sz w:val="24"/>
        </w:rPr>
        <w:t>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snapToGrid w:val="0"/>
          <w:sz w:val="24"/>
        </w:rPr>
        <w:t>步骤S</w:t>
      </w:r>
      <w:r>
        <w:rPr>
          <w:rFonts w:ascii="宋体" w:hAnsi="宋体" w:hint="eastAsia"/>
          <w:snapToGrid w:val="0"/>
          <w:sz w:val="24"/>
        </w:rPr>
        <w:t>A</w:t>
      </w:r>
      <w:r>
        <w:rPr>
          <w:rFonts w:ascii="宋体" w:hAnsi="宋体"/>
          <w:snapToGrid w:val="0"/>
          <w:sz w:val="24"/>
        </w:rPr>
        <w:t>2：</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w:t>
      </w:r>
      <w:r>
        <w:rPr>
          <w:rFonts w:ascii="宋体" w:hAnsi="宋体" w:hint="eastAsia"/>
          <w:snapToGrid w:val="0"/>
          <w:sz w:val="24"/>
        </w:rPr>
        <w:t>具体地，编码器对复数CFR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上，得到第一相加数据。</w:t>
      </w:r>
      <w:r>
        <w:rPr>
          <w:rFonts w:ascii="宋体" w:hAnsi="宋体"/>
          <w:snapToGrid w:val="0"/>
          <w:sz w:val="24"/>
        </w:rPr>
        <w:t>步骤S</w:t>
      </w:r>
      <w:r>
        <w:rPr>
          <w:rFonts w:ascii="宋体" w:hAnsi="宋体" w:hint="eastAsia"/>
          <w:snapToGrid w:val="0"/>
          <w:sz w:val="24"/>
        </w:rPr>
        <w:t>A</w:t>
      </w:r>
      <w:r>
        <w:rPr>
          <w:rFonts w:ascii="宋体" w:hAnsi="宋体"/>
          <w:snapToGrid w:val="0"/>
          <w:sz w:val="24"/>
        </w:rPr>
        <w:t>3：</w:t>
      </w:r>
      <w:r>
        <w:rPr>
          <w:rFonts w:ascii="宋体" w:hAnsi="宋体" w:hint="eastAsia"/>
          <w:snapToGrid w:val="0"/>
          <w:sz w:val="24"/>
        </w:rPr>
        <w:t>第一相加数据作为第一深度学习模型的输入，第一深度学习模型输出预测的CFR数据。</w:t>
      </w:r>
      <w:r>
        <w:rPr>
          <w:rFonts w:ascii="宋体" w:hAnsi="宋体"/>
          <w:snapToGrid w:val="0"/>
          <w:sz w:val="24"/>
        </w:rPr>
        <w:t>步骤S</w:t>
      </w:r>
      <w:r>
        <w:rPr>
          <w:rFonts w:ascii="宋体" w:hAnsi="宋体" w:hint="eastAsia"/>
          <w:snapToGrid w:val="0"/>
          <w:sz w:val="24"/>
        </w:rPr>
        <w:t>A</w:t>
      </w:r>
      <w:r>
        <w:rPr>
          <w:rFonts w:ascii="宋体" w:hAnsi="宋体"/>
          <w:snapToGrid w:val="0"/>
          <w:sz w:val="24"/>
        </w:rPr>
        <w:t>4：</w:t>
      </w:r>
      <w:r>
        <w:rPr>
          <w:rFonts w:ascii="宋体" w:hAnsi="宋体" w:hint="eastAsia"/>
          <w:snapToGrid w:val="0"/>
          <w:sz w:val="24"/>
        </w:rPr>
        <w:t>解码器对第一深度学习模型输出的预测的CFR数据进行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的数据维度等同于每个批次的输出数据的拟合目标的数据维度；随后根据每个批次的预测的CFR</w:t>
      </w:r>
      <w:r>
        <w:rPr>
          <w:rFonts w:ascii="宋体" w:hAnsi="宋体"/>
          <w:snapToGrid w:val="0"/>
          <w:sz w:val="24"/>
        </w:rPr>
        <w:t>数据</w:t>
      </w:r>
      <w:del w:id="96" w:author="Shaun YIN" w:date="2025-11-05T16:07:00Z" w16du:dateUtc="2025-11-05T08:07:00Z">
        <w:r w:rsidDel="006567B3">
          <w:rPr>
            <w:rFonts w:ascii="宋体" w:hAnsi="宋体" w:hint="eastAsia"/>
            <w:snapToGrid w:val="0"/>
            <w:sz w:val="24"/>
          </w:rPr>
          <w:delText>、</w:delText>
        </w:r>
      </w:del>
      <w:ins w:id="97" w:author="Shaun YIN" w:date="2025-11-05T16:07:00Z" w16du:dateUtc="2025-11-05T08:07:00Z">
        <w:r w:rsidR="006567B3">
          <w:rPr>
            <w:rFonts w:ascii="宋体" w:hAnsi="宋体" w:hint="eastAsia"/>
            <w:snapToGrid w:val="0"/>
            <w:sz w:val="24"/>
          </w:rPr>
          <w:t>与</w:t>
        </w:r>
      </w:ins>
      <w:r>
        <w:rPr>
          <w:rFonts w:ascii="宋体" w:hAnsi="宋体" w:hint="eastAsia"/>
          <w:snapToGrid w:val="0"/>
          <w:sz w:val="24"/>
        </w:rPr>
        <w:t>每个批次的输出数据的拟合目标</w:t>
      </w:r>
      <w:del w:id="98" w:author="Shaun YIN" w:date="2025-11-05T16:08:00Z" w16du:dateUtc="2025-11-05T08:08:00Z">
        <w:r w:rsidDel="006567B3">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一深度学习模型，使解码器输出的每个批次的预测的CFR数据尽量接近于该批次的输出数据的拟合目标。步骤SA5：先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；随后由</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第一相加数据；随后</w:t>
      </w:r>
      <w:r>
        <w:rPr>
          <w:rFonts w:ascii="宋体" w:hAnsi="宋体" w:hint="eastAsia"/>
          <w:snapToGrid w:val="0"/>
          <w:sz w:val="24"/>
        </w:rPr>
        <w:t>第一相加数据作为训练好的第一深度学习模型的输入，训练好的第一深度学习模型输出预测的</w:t>
      </w:r>
      <w:proofErr w:type="spellStart"/>
      <w:r>
        <w:rPr>
          <w:rFonts w:ascii="宋体" w:hAnsi="宋体" w:hint="eastAsia"/>
          <w:snapToGrid w:val="0"/>
          <w:sz w:val="24"/>
        </w:rPr>
        <w:t>CFR</w:t>
      </w:r>
      <w:proofErr w:type="spellEnd"/>
      <w:r>
        <w:rPr>
          <w:rFonts w:ascii="宋体" w:hAnsi="宋体" w:hint="eastAsia"/>
          <w:snapToGrid w:val="0"/>
          <w:sz w:val="24"/>
        </w:rPr>
        <w:t>数据</w:t>
      </w:r>
      <w:r>
        <w:rPr>
          <w:rFonts w:ascii="宋体" w:hAnsi="宋体" w:hint="eastAsia"/>
          <w:spacing w:val="6"/>
          <w:kern w:val="0"/>
          <w:sz w:val="24"/>
        </w:rPr>
        <w:t>；随后</w:t>
      </w:r>
      <w:r>
        <w:rPr>
          <w:rFonts w:ascii="宋体" w:hAnsi="宋体" w:hint="eastAsia"/>
          <w:snapToGrid w:val="0"/>
          <w:sz w:val="24"/>
        </w:rPr>
        <w:t>解码器对训练好的第一深度学习模型输出的预测的CFR数据进行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48FBD09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进一步地</w:t>
      </w:r>
      <w:r>
        <w:rPr>
          <w:rFonts w:ascii="宋体" w:hAnsi="宋体" w:hint="eastAsia"/>
          <w:spacing w:val="6"/>
          <w:kern w:val="0"/>
          <w:sz w:val="24"/>
        </w:rPr>
        <w:t>，</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得到每个批次的输入数据、每个批次的输入数据时间掩码、每个批次的输出数据的拟合目标、每个批次的输出数据时间掩码；具体</w:t>
      </w:r>
      <w:r>
        <w:rPr>
          <w:rFonts w:ascii="宋体" w:hAnsi="宋体"/>
          <w:snapToGrid w:val="0"/>
          <w:sz w:val="24"/>
        </w:rPr>
        <w:t>包括</w:t>
      </w:r>
      <w:r>
        <w:rPr>
          <w:rFonts w:ascii="宋体" w:hAnsi="宋体" w:hint="eastAsia"/>
          <w:snapToGrid w:val="0"/>
          <w:sz w:val="24"/>
        </w:rPr>
        <w:t>如下</w:t>
      </w:r>
      <w:r>
        <w:rPr>
          <w:rFonts w:ascii="宋体" w:hAnsi="宋体"/>
          <w:snapToGrid w:val="0"/>
          <w:sz w:val="24"/>
        </w:rPr>
        <w:t>步骤</w:t>
      </w:r>
      <w:r>
        <w:rPr>
          <w:rFonts w:ascii="宋体" w:hAnsi="宋体" w:hint="eastAsia"/>
          <w:snapToGrid w:val="0"/>
          <w:sz w:val="24"/>
        </w:rPr>
        <w:t>。</w:t>
      </w:r>
      <w:r>
        <w:rPr>
          <w:rFonts w:ascii="宋体" w:hAnsi="宋体"/>
          <w:snapToGrid w:val="0"/>
          <w:sz w:val="24"/>
        </w:rPr>
        <w:t>步骤S</w:t>
      </w:r>
      <w:r>
        <w:rPr>
          <w:rFonts w:ascii="宋体" w:hAnsi="宋体" w:hint="eastAsia"/>
          <w:snapToGrid w:val="0"/>
          <w:sz w:val="24"/>
        </w:rPr>
        <w:t>2</w:t>
      </w:r>
      <w:r>
        <w:rPr>
          <w:rFonts w:ascii="宋体" w:hAnsi="宋体"/>
          <w:snapToGrid w:val="0"/>
          <w:sz w:val="24"/>
        </w:rPr>
        <w:t>1：</w:t>
      </w:r>
      <w:r>
        <w:rPr>
          <w:rFonts w:ascii="宋体" w:hAnsi="宋体" w:hint="eastAsia"/>
          <w:snapToGrid w:val="0"/>
          <w:sz w:val="24"/>
        </w:rPr>
        <w:t>获取过去一段时间的复数</w:t>
      </w:r>
      <w:r>
        <w:rPr>
          <w:rFonts w:ascii="宋体" w:hAnsi="宋体"/>
          <w:snapToGrid w:val="0"/>
          <w:sz w:val="24"/>
        </w:rPr>
        <w:t>CFR数据</w:t>
      </w:r>
      <w:r>
        <w:rPr>
          <w:rFonts w:ascii="宋体" w:hAnsi="宋体" w:hint="eastAsia"/>
          <w:snapToGrid w:val="0"/>
          <w:sz w:val="24"/>
        </w:rPr>
        <w:t>，</w:t>
      </w:r>
      <w:r>
        <w:rPr>
          <w:rFonts w:ascii="宋体" w:hAnsi="宋体"/>
          <w:snapToGrid w:val="0"/>
          <w:sz w:val="24"/>
        </w:rPr>
        <w:t>将</w:t>
      </w:r>
      <w:r>
        <w:rPr>
          <w:rFonts w:ascii="宋体" w:hAnsi="宋体" w:hint="eastAsia"/>
          <w:snapToGrid w:val="0"/>
          <w:sz w:val="24"/>
        </w:rPr>
        <w:t>复数</w:t>
      </w:r>
      <w:r>
        <w:rPr>
          <w:rFonts w:ascii="宋体" w:hAnsi="宋体"/>
          <w:snapToGrid w:val="0"/>
          <w:sz w:val="24"/>
        </w:rPr>
        <w:t>CFR数据拆分</w:t>
      </w:r>
      <w:r>
        <w:rPr>
          <w:rFonts w:ascii="宋体" w:hAnsi="宋体" w:hint="eastAsia"/>
          <w:snapToGrid w:val="0"/>
          <w:sz w:val="24"/>
        </w:rPr>
        <w:t>成</w:t>
      </w:r>
      <w:r>
        <w:rPr>
          <w:rFonts w:ascii="宋体" w:hAnsi="宋体"/>
          <w:snapToGrid w:val="0"/>
          <w:sz w:val="24"/>
        </w:rPr>
        <w:t>实部和虚部并</w:t>
      </w:r>
      <w:r>
        <w:rPr>
          <w:rFonts w:ascii="宋体" w:hAnsi="宋体" w:hint="eastAsia"/>
          <w:snapToGrid w:val="0"/>
          <w:sz w:val="24"/>
        </w:rPr>
        <w:t>进行纵向</w:t>
      </w:r>
      <w:r>
        <w:rPr>
          <w:rFonts w:ascii="宋体" w:hAnsi="宋体"/>
          <w:snapToGrid w:val="0"/>
          <w:sz w:val="24"/>
        </w:rPr>
        <w:t>拼接</w:t>
      </w:r>
      <w:r>
        <w:rPr>
          <w:rFonts w:ascii="宋体" w:hAnsi="宋体" w:hint="eastAsia"/>
          <w:snapToGrid w:val="0"/>
          <w:sz w:val="24"/>
        </w:rPr>
        <w:t>，得到实数CFR数据。</w:t>
      </w:r>
      <w:r>
        <w:rPr>
          <w:rFonts w:ascii="宋体" w:hAnsi="宋体"/>
          <w:snapToGrid w:val="0"/>
          <w:sz w:val="24"/>
        </w:rPr>
        <w:t>步骤S</w:t>
      </w:r>
      <w:r>
        <w:rPr>
          <w:rFonts w:ascii="宋体" w:hAnsi="宋体" w:hint="eastAsia"/>
          <w:snapToGrid w:val="0"/>
          <w:sz w:val="24"/>
        </w:rPr>
        <w:t>22</w:t>
      </w:r>
      <w:r>
        <w:rPr>
          <w:rFonts w:ascii="宋体" w:hAnsi="宋体"/>
          <w:snapToGrid w:val="0"/>
          <w:sz w:val="24"/>
        </w:rPr>
        <w:t>：</w:t>
      </w:r>
      <w:r>
        <w:rPr>
          <w:rFonts w:ascii="宋体" w:hAnsi="宋体" w:hint="eastAsia"/>
          <w:snapToGrid w:val="0"/>
          <w:sz w:val="24"/>
        </w:rPr>
        <w:t>从</w:t>
      </w:r>
      <w:r>
        <w:rPr>
          <w:rFonts w:ascii="宋体" w:hAnsi="宋体" w:hint="eastAsia"/>
          <w:spacing w:val="6"/>
          <w:kern w:val="0"/>
          <w:sz w:val="24"/>
        </w:rPr>
        <w:t>实数CFR数据通过滑动时间窗口得到</w:t>
      </w:r>
      <w:r>
        <w:rPr>
          <w:rFonts w:ascii="宋体" w:hAnsi="宋体" w:hint="eastAsia"/>
          <w:snapToGrid w:val="0"/>
          <w:sz w:val="24"/>
        </w:rPr>
        <w:t>深度学习模型的输入数据集、输入数据时间掩码集、输出数据的拟合目标集、输出数据时间掩码集。</w:t>
      </w:r>
      <w:r>
        <w:rPr>
          <w:rFonts w:ascii="宋体" w:hAnsi="宋体"/>
          <w:snapToGrid w:val="0"/>
          <w:sz w:val="24"/>
        </w:rPr>
        <w:t>步骤S</w:t>
      </w:r>
      <w:r>
        <w:rPr>
          <w:rFonts w:ascii="宋体" w:hAnsi="宋体" w:hint="eastAsia"/>
          <w:snapToGrid w:val="0"/>
          <w:sz w:val="24"/>
        </w:rPr>
        <w:t>23：</w:t>
      </w:r>
      <w:r>
        <w:rPr>
          <w:rFonts w:ascii="宋体" w:hAnsi="宋体" w:hint="eastAsia"/>
          <w:spacing w:val="6"/>
          <w:kern w:val="0"/>
          <w:sz w:val="24"/>
        </w:rPr>
        <w:t>按照每个批次的数据量分别从</w:t>
      </w:r>
      <w:r>
        <w:rPr>
          <w:rFonts w:ascii="宋体" w:hAnsi="宋体" w:hint="eastAsia"/>
          <w:snapToGrid w:val="0"/>
          <w:sz w:val="24"/>
        </w:rPr>
        <w:t>输入数据集、输入数据时间掩码集、输出数据的拟合目标集、输出数据时间掩码</w:t>
      </w:r>
      <w:proofErr w:type="gramStart"/>
      <w:r>
        <w:rPr>
          <w:rFonts w:ascii="宋体" w:hAnsi="宋体" w:hint="eastAsia"/>
          <w:snapToGrid w:val="0"/>
          <w:sz w:val="24"/>
        </w:rPr>
        <w:t>集得到</w:t>
      </w:r>
      <w:proofErr w:type="gramEnd"/>
      <w:r>
        <w:rPr>
          <w:rFonts w:ascii="宋体" w:hAnsi="宋体" w:hint="eastAsia"/>
          <w:snapToGrid w:val="0"/>
          <w:sz w:val="24"/>
        </w:rPr>
        <w:t>每个批次的输入数据、每个批次的输入数据时间掩码、每个批次的输出数据的拟合目标、每个批次的输出数据时间掩码。</w:t>
      </w:r>
    </w:p>
    <w:p w14:paraId="7F7D305A" w14:textId="4CA44154"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进一步地</w:t>
      </w:r>
      <w:r>
        <w:rPr>
          <w:rFonts w:ascii="宋体" w:hAnsi="宋体" w:hint="eastAsia"/>
          <w:spacing w:val="6"/>
          <w:kern w:val="0"/>
          <w:sz w:val="24"/>
        </w:rPr>
        <w:t>，</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相干时间向量</w:t>
      </w:r>
      <w:r>
        <w:rPr>
          <w:rFonts w:ascii="宋体" w:hAnsi="宋体" w:hint="eastAsia"/>
          <w:spacing w:val="6"/>
          <w:kern w:val="0"/>
          <w:sz w:val="24"/>
        </w:rPr>
        <w:t>；</w:t>
      </w:r>
      <w:r>
        <w:rPr>
          <w:rFonts w:ascii="宋体" w:hAnsi="宋体" w:hint="eastAsia"/>
          <w:snapToGrid w:val="0"/>
          <w:sz w:val="24"/>
        </w:rPr>
        <w:t>包</w:t>
      </w:r>
      <w:r>
        <w:rPr>
          <w:rFonts w:ascii="宋体" w:hAnsi="宋体" w:hint="eastAsia"/>
          <w:snapToGrid w:val="0"/>
          <w:sz w:val="24"/>
        </w:rPr>
        <w:lastRenderedPageBreak/>
        <w:t>括如下步骤。</w:t>
      </w:r>
      <w:r>
        <w:rPr>
          <w:rFonts w:ascii="宋体" w:hAnsi="宋体"/>
          <w:spacing w:val="6"/>
          <w:kern w:val="0"/>
          <w:sz w:val="24"/>
        </w:rPr>
        <w:t>步骤S</w:t>
      </w:r>
      <w:r>
        <w:rPr>
          <w:rFonts w:ascii="宋体" w:hAnsi="宋体" w:hint="eastAsia"/>
          <w:spacing w:val="6"/>
          <w:kern w:val="0"/>
          <w:sz w:val="24"/>
        </w:rPr>
        <w:t>31</w:t>
      </w:r>
      <w:r>
        <w:rPr>
          <w:rFonts w:ascii="宋体" w:hAnsi="宋体"/>
          <w:spacing w:val="6"/>
          <w:kern w:val="0"/>
          <w:sz w:val="24"/>
        </w:rPr>
        <w:t>：</w:t>
      </w:r>
      <w:r>
        <w:rPr>
          <w:rFonts w:ascii="宋体" w:hAnsi="宋体" w:hint="eastAsia"/>
          <w:spacing w:val="6"/>
          <w:kern w:val="0"/>
          <w:sz w:val="24"/>
        </w:rPr>
        <w:t>计算复数CFR数据在时间维度上的第一范数；复数CFR数据是一个n行×t列的复数矩阵，其中n表示子载波数，t表示所述</w:t>
      </w:r>
      <w:r>
        <w:rPr>
          <w:rFonts w:ascii="宋体" w:hAnsi="宋体" w:hint="eastAsia"/>
          <w:snapToGrid w:val="0"/>
          <w:sz w:val="24"/>
        </w:rPr>
        <w:t>复数</w:t>
      </w:r>
      <w:r>
        <w:rPr>
          <w:rFonts w:ascii="宋体" w:hAnsi="宋体" w:hint="eastAsia"/>
          <w:spacing w:val="6"/>
          <w:kern w:val="0"/>
          <w:sz w:val="24"/>
        </w:rPr>
        <w:t>CFR</w:t>
      </w:r>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对</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复数矩阵中相邻两列元素先做差分，再计算每相邻两列元素的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r>
        <w:rPr>
          <w:rFonts w:ascii="宋体" w:hAnsi="宋体" w:hint="eastAsia"/>
          <w:snapToGrid w:val="0"/>
          <w:sz w:val="24"/>
        </w:rPr>
        <w:t>的</w:t>
      </w:r>
      <w:r>
        <w:rPr>
          <w:rFonts w:ascii="宋体" w:hAnsi="宋体" w:hint="eastAsia"/>
          <w:spacing w:val="6"/>
          <w:kern w:val="0"/>
          <w:sz w:val="24"/>
        </w:rPr>
        <w:t>p范数</w:t>
      </w:r>
      <w:proofErr w:type="spellStart"/>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spacing w:val="6"/>
          <w:kern w:val="0"/>
          <w:sz w:val="24"/>
        </w:rPr>
        <w:t>，p为正整数，j的取值范围是从0到t-1</w:t>
      </w:r>
      <w:r>
        <w:rPr>
          <w:rFonts w:ascii="宋体" w:hAnsi="宋体" w:hint="eastAsia"/>
          <w:snapToGrid w:val="0"/>
          <w:sz w:val="24"/>
        </w:rPr>
        <w:t>之间的</w:t>
      </w:r>
      <w:del w:id="99" w:author="Shaun YIN" w:date="2025-11-05T16:09:00Z" w16du:dateUtc="2025-11-05T08:09:00Z">
        <w:r w:rsidDel="00F84EB8">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r>
        <w:rPr>
          <w:rFonts w:ascii="宋体" w:hAnsi="宋体" w:hint="eastAsia"/>
          <w:snapToGrid w:val="0"/>
          <w:sz w:val="24"/>
        </w:rPr>
        <w:t>将</w:t>
      </w:r>
      <w:r>
        <w:rPr>
          <w:rFonts w:ascii="宋体" w:hAnsi="宋体" w:hint="eastAsia"/>
          <w:iCs/>
          <w:spacing w:val="6"/>
          <w:kern w:val="0"/>
          <w:sz w:val="24"/>
        </w:rPr>
        <w:t>t</w:t>
      </w:r>
      <w:proofErr w:type="gramStart"/>
      <w:r>
        <w:rPr>
          <w:rFonts w:ascii="宋体" w:hAnsi="宋体" w:hint="eastAsia"/>
          <w:snapToGrid w:val="0"/>
          <w:sz w:val="24"/>
        </w:rPr>
        <w:t>个</w:t>
      </w:r>
      <w:proofErr w:type="spellStart"/>
      <w:proofErr w:type="gramEnd"/>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iCs/>
          <w:spacing w:val="6"/>
          <w:kern w:val="0"/>
          <w:sz w:val="24"/>
        </w:rPr>
        <w:t>按照j由小到大的顺序相组合，得到</w:t>
      </w:r>
      <w:r>
        <w:rPr>
          <w:rFonts w:ascii="宋体" w:hAnsi="宋体" w:hint="eastAsia"/>
          <w:snapToGrid w:val="0"/>
          <w:sz w:val="24"/>
        </w:rPr>
        <w:t>复数CFR数据</w:t>
      </w:r>
      <w:r>
        <w:rPr>
          <w:rFonts w:ascii="宋体" w:hAnsi="宋体" w:hint="eastAsia"/>
          <w:spacing w:val="6"/>
          <w:kern w:val="0"/>
          <w:sz w:val="24"/>
        </w:rPr>
        <w:t>在时间维度上的第一范数；这一步是提取复数CFR数据随时间变化的差分特征。步骤S32：计算</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w:t>
      </w:r>
      <w:r>
        <w:rPr>
          <w:rFonts w:ascii="宋体" w:hAnsi="宋体" w:hint="eastAsia"/>
          <w:spacing w:val="6"/>
          <w:kern w:val="0"/>
          <w:sz w:val="24"/>
        </w:rPr>
        <w:t>在时间维度上的第一范数</w:t>
      </w:r>
      <w:r>
        <w:rPr>
          <w:rFonts w:ascii="宋体" w:hAnsi="宋体"/>
          <w:spacing w:val="6"/>
          <w:kern w:val="0"/>
          <w:sz w:val="24"/>
        </w:rPr>
        <w:t>的</w:t>
      </w:r>
      <w:r>
        <w:rPr>
          <w:rFonts w:ascii="宋体" w:hAnsi="宋体" w:hint="eastAsia"/>
          <w:spacing w:val="6"/>
          <w:kern w:val="0"/>
          <w:sz w:val="24"/>
        </w:rPr>
        <w:t>时间上在后的j</w:t>
      </w:r>
      <w:r>
        <w:rPr>
          <w:rFonts w:ascii="宋体" w:hAnsi="宋体"/>
          <w:spacing w:val="6"/>
          <w:kern w:val="0"/>
          <w:sz w:val="24"/>
        </w:rPr>
        <w:t>位置相对于</w:t>
      </w:r>
      <w:r>
        <w:rPr>
          <w:rFonts w:ascii="宋体" w:hAnsi="宋体" w:hint="eastAsia"/>
          <w:spacing w:val="6"/>
          <w:kern w:val="0"/>
          <w:sz w:val="24"/>
        </w:rPr>
        <w:t>时间上在前的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第一</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100" w:author="Shaun YIN" w:date="2025-11-05T16:09:00Z" w16du:dateUtc="2025-11-05T08:09:00Z">
        <w:r w:rsidDel="00F84EB8">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＜j≤t-1</w:t>
      </w:r>
      <w:r>
        <w:rPr>
          <w:rFonts w:ascii="宋体" w:hAnsi="宋体" w:hint="eastAsia"/>
          <w:spacing w:val="6"/>
          <w:kern w:val="0"/>
          <w:sz w:val="24"/>
        </w:rPr>
        <w:t>。</w:t>
      </w:r>
      <w:r>
        <w:rPr>
          <w:rFonts w:ascii="宋体" w:hAnsi="宋体"/>
          <w:spacing w:val="6"/>
          <w:kern w:val="0"/>
          <w:sz w:val="24"/>
        </w:rPr>
        <w:t>步骤S</w:t>
      </w:r>
      <w:r>
        <w:rPr>
          <w:rFonts w:ascii="宋体" w:hAnsi="宋体" w:hint="eastAsia"/>
          <w:spacing w:val="6"/>
          <w:kern w:val="0"/>
          <w:sz w:val="24"/>
        </w:rPr>
        <w:t>33</w:t>
      </w:r>
      <w:r>
        <w:rPr>
          <w:rFonts w:ascii="宋体" w:hAnsi="宋体"/>
          <w:spacing w:val="6"/>
          <w:kern w:val="0"/>
          <w:sz w:val="24"/>
        </w:rPr>
        <w:t>：</w:t>
      </w:r>
      <w:r>
        <w:rPr>
          <w:rFonts w:ascii="宋体" w:hAnsi="宋体" w:hint="eastAsia"/>
          <w:spacing w:val="6"/>
          <w:kern w:val="0"/>
          <w:sz w:val="24"/>
        </w:rPr>
        <w:t>初始化tcVec_CFR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第一</w:t>
      </w:r>
      <w:r>
        <w:rPr>
          <w:rFonts w:ascii="宋体" w:hAnsi="宋体"/>
          <w:spacing w:val="6"/>
          <w:kern w:val="0"/>
          <w:sz w:val="24"/>
        </w:rPr>
        <w:t>变化率和</w:t>
      </w:r>
      <w:r>
        <w:rPr>
          <w:rFonts w:ascii="宋体" w:hAnsi="宋体" w:hint="eastAsia"/>
          <w:spacing w:val="6"/>
          <w:kern w:val="0"/>
          <w:sz w:val="24"/>
        </w:rPr>
        <w:t>第一</w:t>
      </w:r>
      <w:r>
        <w:rPr>
          <w:rFonts w:ascii="宋体" w:hAnsi="宋体"/>
          <w:spacing w:val="6"/>
          <w:kern w:val="0"/>
          <w:sz w:val="24"/>
        </w:rPr>
        <w:t>阈值计算</w:t>
      </w:r>
      <w:proofErr w:type="spellStart"/>
      <w:r>
        <w:rPr>
          <w:rFonts w:ascii="宋体" w:hAnsi="宋体" w:hint="eastAsia"/>
          <w:spacing w:val="6"/>
          <w:kern w:val="0"/>
          <w:sz w:val="24"/>
        </w:rPr>
        <w:t>tcVec_CFR</w:t>
      </w:r>
      <w:r>
        <w:rPr>
          <w:rFonts w:ascii="宋体" w:hAnsi="宋体"/>
          <w:spacing w:val="6"/>
          <w:kern w:val="0"/>
          <w:sz w:val="24"/>
          <w:vertAlign w:val="subscript"/>
        </w:rPr>
        <w:t>j</w:t>
      </w:r>
      <w:proofErr w:type="spellEnd"/>
      <w:r>
        <w:rPr>
          <w:rFonts w:ascii="宋体" w:hAnsi="宋体" w:hint="eastAsia"/>
          <w:spacing w:val="6"/>
          <w:kern w:val="0"/>
          <w:sz w:val="24"/>
        </w:rPr>
        <w:t>；将tcVec_CFR</w:t>
      </w:r>
      <w:r>
        <w:rPr>
          <w:rFonts w:ascii="宋体" w:hAnsi="宋体" w:hint="eastAsia"/>
          <w:spacing w:val="6"/>
          <w:kern w:val="0"/>
          <w:sz w:val="24"/>
          <w:vertAlign w:val="subscript"/>
        </w:rPr>
        <w:t>0</w:t>
      </w:r>
      <w:r>
        <w:rPr>
          <w:rFonts w:ascii="宋体" w:hAnsi="宋体" w:hint="eastAsia"/>
          <w:spacing w:val="6"/>
          <w:kern w:val="0"/>
          <w:sz w:val="24"/>
        </w:rPr>
        <w:t>和t-1个</w:t>
      </w:r>
      <w:proofErr w:type="spellStart"/>
      <w:r>
        <w:rPr>
          <w:rFonts w:ascii="宋体" w:hAnsi="宋体"/>
          <w:spacing w:val="6"/>
          <w:kern w:val="0"/>
          <w:sz w:val="24"/>
        </w:rPr>
        <w:t>tcVec</w:t>
      </w:r>
      <w:r>
        <w:rPr>
          <w:rFonts w:ascii="宋体" w:hAnsi="宋体" w:hint="eastAsia"/>
          <w:spacing w:val="6"/>
          <w:kern w:val="0"/>
          <w:sz w:val="24"/>
        </w:rPr>
        <w:t>_CFR</w:t>
      </w:r>
      <w:r>
        <w:rPr>
          <w:rFonts w:ascii="宋体" w:hAnsi="宋体"/>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相干</w:t>
      </w:r>
      <w:r>
        <w:rPr>
          <w:rFonts w:ascii="宋体" w:hAnsi="宋体"/>
          <w:spacing w:val="6"/>
          <w:kern w:val="0"/>
          <w:sz w:val="24"/>
        </w:rPr>
        <w:t>时间</w:t>
      </w:r>
      <w:r>
        <w:rPr>
          <w:rFonts w:ascii="宋体" w:hAnsi="宋体" w:hint="eastAsia"/>
          <w:spacing w:val="6"/>
          <w:kern w:val="0"/>
          <w:sz w:val="24"/>
        </w:rPr>
        <w:t>向量。</w:t>
      </w:r>
    </w:p>
    <w:p w14:paraId="00B4D932" w14:textId="0F22055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napToGrid w:val="0"/>
          <w:sz w:val="24"/>
        </w:rPr>
        <w:t>进一步地</w:t>
      </w:r>
      <w:r>
        <w:rPr>
          <w:rFonts w:ascii="宋体" w:hAnsi="宋体" w:hint="eastAsia"/>
          <w:spacing w:val="6"/>
          <w:kern w:val="0"/>
          <w:sz w:val="24"/>
        </w:rPr>
        <w:t>，</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相干时间向量</w:t>
      </w:r>
      <w:r>
        <w:rPr>
          <w:rFonts w:ascii="宋体" w:hAnsi="宋体" w:hint="eastAsia"/>
          <w:spacing w:val="6"/>
          <w:kern w:val="0"/>
          <w:sz w:val="24"/>
        </w:rPr>
        <w:t>；</w:t>
      </w:r>
      <w:r>
        <w:rPr>
          <w:rFonts w:ascii="宋体" w:hAnsi="宋体" w:hint="eastAsia"/>
          <w:snapToGrid w:val="0"/>
          <w:sz w:val="24"/>
        </w:rPr>
        <w:t>包括如下步骤。</w:t>
      </w:r>
      <w:r>
        <w:rPr>
          <w:rFonts w:ascii="宋体" w:hAnsi="宋体"/>
          <w:spacing w:val="6"/>
          <w:kern w:val="0"/>
          <w:sz w:val="24"/>
        </w:rPr>
        <w:t>步骤S</w:t>
      </w:r>
      <w:r>
        <w:rPr>
          <w:rFonts w:ascii="宋体" w:hAnsi="宋体" w:hint="eastAsia"/>
          <w:spacing w:val="6"/>
          <w:kern w:val="0"/>
          <w:sz w:val="24"/>
        </w:rPr>
        <w:t>41</w:t>
      </w:r>
      <w:r>
        <w:rPr>
          <w:rFonts w:ascii="宋体" w:hAnsi="宋体"/>
          <w:spacing w:val="6"/>
          <w:kern w:val="0"/>
          <w:sz w:val="24"/>
        </w:rPr>
        <w:t>：</w:t>
      </w:r>
      <w:r>
        <w:rPr>
          <w:rFonts w:ascii="宋体" w:hAnsi="宋体" w:hint="eastAsia"/>
          <w:spacing w:val="6"/>
          <w:kern w:val="0"/>
          <w:sz w:val="24"/>
        </w:rPr>
        <w:t>复数CFR数据是一个n行×t列的复数矩阵，其中n表示子载波数，t表示所述</w:t>
      </w:r>
      <w:r>
        <w:rPr>
          <w:rFonts w:ascii="宋体" w:hAnsi="宋体" w:hint="eastAsia"/>
          <w:snapToGrid w:val="0"/>
          <w:sz w:val="24"/>
        </w:rPr>
        <w:t>复数</w:t>
      </w:r>
      <w:r>
        <w:rPr>
          <w:rFonts w:ascii="宋体" w:hAnsi="宋体"/>
          <w:snapToGrid w:val="0"/>
          <w:sz w:val="24"/>
        </w:rPr>
        <w:t>C</w:t>
      </w:r>
      <w:r>
        <w:rPr>
          <w:rFonts w:ascii="宋体" w:hAnsi="宋体" w:hint="eastAsia"/>
          <w:snapToGrid w:val="0"/>
          <w:sz w:val="24"/>
        </w:rPr>
        <w:t>FR</w:t>
      </w:r>
      <w:r>
        <w:rPr>
          <w:rFonts w:ascii="宋体" w:hAnsi="宋体"/>
          <w:snapToGrid w:val="0"/>
          <w:sz w:val="24"/>
        </w:rPr>
        <w:t>数据</w:t>
      </w:r>
      <w:r>
        <w:rPr>
          <w:rFonts w:ascii="宋体" w:hAnsi="宋体" w:hint="eastAsia"/>
          <w:snapToGrid w:val="0"/>
          <w:sz w:val="24"/>
        </w:rPr>
        <w:t>的时间长度；</w:t>
      </w:r>
      <w:r>
        <w:rPr>
          <w:rFonts w:ascii="宋体" w:hAnsi="宋体"/>
          <w:spacing w:val="6"/>
          <w:kern w:val="0"/>
          <w:sz w:val="24"/>
        </w:rPr>
        <w:t>计算</w:t>
      </w:r>
      <w:r>
        <w:rPr>
          <w:rFonts w:ascii="宋体" w:hAnsi="宋体" w:hint="eastAsia"/>
          <w:snapToGrid w:val="0"/>
          <w:sz w:val="24"/>
        </w:rPr>
        <w:t>复数CFR数据</w:t>
      </w:r>
      <w:r>
        <w:rPr>
          <w:rFonts w:ascii="宋体" w:hAnsi="宋体"/>
          <w:spacing w:val="6"/>
          <w:kern w:val="0"/>
          <w:sz w:val="24"/>
        </w:rPr>
        <w:t>的差分</w:t>
      </w:r>
      <w:r>
        <w:rPr>
          <w:rFonts w:ascii="宋体" w:hAnsi="宋体" w:hint="eastAsia"/>
          <w:spacing w:val="6"/>
          <w:kern w:val="0"/>
          <w:sz w:val="24"/>
        </w:rPr>
        <w:t>矩阵ΔCFR，这是一个t行×t列的实数矩阵。</w:t>
      </w:r>
      <w:r>
        <w:rPr>
          <w:rFonts w:ascii="宋体" w:hAnsi="宋体"/>
          <w:spacing w:val="6"/>
          <w:kern w:val="0"/>
          <w:sz w:val="24"/>
        </w:rPr>
        <w:t>步骤S</w:t>
      </w:r>
      <w:r>
        <w:rPr>
          <w:rFonts w:ascii="宋体" w:hAnsi="宋体" w:hint="eastAsia"/>
          <w:spacing w:val="6"/>
          <w:kern w:val="0"/>
          <w:sz w:val="24"/>
        </w:rPr>
        <w:t>42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复数CFR数据</w:t>
      </w:r>
      <w:r>
        <w:rPr>
          <w:rFonts w:ascii="宋体" w:hAnsi="宋体"/>
          <w:spacing w:val="6"/>
          <w:kern w:val="0"/>
          <w:sz w:val="24"/>
        </w:rPr>
        <w:t>的差分</w:t>
      </w:r>
      <w:r>
        <w:rPr>
          <w:rFonts w:ascii="宋体" w:hAnsi="宋体" w:hint="eastAsia"/>
          <w:spacing w:val="6"/>
          <w:kern w:val="0"/>
          <w:sz w:val="24"/>
        </w:rPr>
        <w:t>矩阵ΔCFR中</w:t>
      </w:r>
      <w:r>
        <w:rPr>
          <w:rFonts w:ascii="宋体" w:hAnsi="宋体"/>
          <w:spacing w:val="6"/>
          <w:kern w:val="0"/>
          <w:sz w:val="24"/>
        </w:rPr>
        <w:t>的</w:t>
      </w:r>
      <w:r>
        <w:rPr>
          <w:rFonts w:ascii="宋体" w:hAnsi="宋体" w:hint="eastAsia"/>
          <w:spacing w:val="6"/>
          <w:kern w:val="0"/>
          <w:sz w:val="24"/>
        </w:rPr>
        <w:t>时间上在后的j</w:t>
      </w:r>
      <w:r>
        <w:rPr>
          <w:rFonts w:ascii="宋体" w:hAnsi="宋体"/>
          <w:spacing w:val="6"/>
          <w:kern w:val="0"/>
          <w:sz w:val="24"/>
        </w:rPr>
        <w:t>位置相对于</w:t>
      </w:r>
      <w:r>
        <w:rPr>
          <w:rFonts w:ascii="宋体" w:hAnsi="宋体" w:hint="eastAsia"/>
          <w:spacing w:val="6"/>
          <w:kern w:val="0"/>
          <w:sz w:val="24"/>
        </w:rPr>
        <w:t>时间上在前的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第二</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101" w:author="Shaun YIN" w:date="2025-11-05T16:10:00Z" w16du:dateUtc="2025-11-05T08:10:00Z">
        <w:r w:rsidDel="00EB18EB">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＜j≤t-1</w:t>
      </w:r>
      <w:r>
        <w:rPr>
          <w:rFonts w:ascii="宋体" w:hAnsi="宋体" w:hint="eastAsia"/>
          <w:spacing w:val="6"/>
          <w:kern w:val="0"/>
          <w:sz w:val="24"/>
        </w:rPr>
        <w:t>；其中包括将当前的时间步</w:t>
      </w:r>
      <w:proofErr w:type="gramStart"/>
      <w:r>
        <w:rPr>
          <w:rFonts w:ascii="宋体" w:hAnsi="宋体" w:hint="eastAsia"/>
          <w:spacing w:val="6"/>
          <w:kern w:val="0"/>
          <w:sz w:val="24"/>
        </w:rPr>
        <w:t>和之前</w:t>
      </w:r>
      <w:proofErr w:type="gramEnd"/>
      <w:r>
        <w:rPr>
          <w:rFonts w:ascii="宋体" w:hAnsi="宋体" w:hint="eastAsia"/>
          <w:spacing w:val="6"/>
          <w:kern w:val="0"/>
          <w:sz w:val="24"/>
        </w:rPr>
        <w:t>所有的</w:t>
      </w:r>
      <w:proofErr w:type="gramStart"/>
      <w:r>
        <w:rPr>
          <w:rFonts w:ascii="宋体" w:hAnsi="宋体" w:hint="eastAsia"/>
          <w:spacing w:val="6"/>
          <w:kern w:val="0"/>
          <w:sz w:val="24"/>
        </w:rPr>
        <w:t>时间步做差分</w:t>
      </w:r>
      <w:proofErr w:type="gramEnd"/>
      <w:r>
        <w:rPr>
          <w:rFonts w:ascii="宋体" w:hAnsi="宋体" w:hint="eastAsia"/>
          <w:spacing w:val="6"/>
          <w:kern w:val="0"/>
          <w:sz w:val="24"/>
        </w:rPr>
        <w:t>后计算p范数。</w:t>
      </w:r>
      <w:r>
        <w:rPr>
          <w:rFonts w:ascii="宋体" w:hAnsi="宋体"/>
          <w:spacing w:val="6"/>
          <w:kern w:val="0"/>
          <w:sz w:val="24"/>
        </w:rPr>
        <w:t>步骤S</w:t>
      </w:r>
      <w:r>
        <w:rPr>
          <w:rFonts w:ascii="宋体" w:hAnsi="宋体" w:hint="eastAsia"/>
          <w:spacing w:val="6"/>
          <w:kern w:val="0"/>
          <w:sz w:val="24"/>
        </w:rPr>
        <w:t>43</w:t>
      </w:r>
      <w:r>
        <w:rPr>
          <w:rFonts w:ascii="宋体" w:hAnsi="宋体"/>
          <w:spacing w:val="6"/>
          <w:kern w:val="0"/>
          <w:sz w:val="24"/>
        </w:rPr>
        <w:t>：</w:t>
      </w:r>
      <w:r>
        <w:rPr>
          <w:rFonts w:ascii="宋体" w:hAnsi="宋体" w:hint="eastAsia"/>
          <w:spacing w:val="6"/>
          <w:kern w:val="0"/>
          <w:sz w:val="24"/>
        </w:rPr>
        <w:t>初始化tcVec_CFR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第二</w:t>
      </w:r>
      <w:r>
        <w:rPr>
          <w:rFonts w:ascii="宋体" w:hAnsi="宋体"/>
          <w:spacing w:val="6"/>
          <w:kern w:val="0"/>
          <w:sz w:val="24"/>
        </w:rPr>
        <w:t>变化率和</w:t>
      </w:r>
      <w:r>
        <w:rPr>
          <w:rFonts w:ascii="宋体" w:hAnsi="宋体" w:hint="eastAsia"/>
          <w:spacing w:val="6"/>
          <w:kern w:val="0"/>
          <w:sz w:val="24"/>
        </w:rPr>
        <w:t>第二</w:t>
      </w:r>
      <w:r>
        <w:rPr>
          <w:rFonts w:ascii="宋体" w:hAnsi="宋体"/>
          <w:spacing w:val="6"/>
          <w:kern w:val="0"/>
          <w:sz w:val="24"/>
        </w:rPr>
        <w:t>阈值计算</w:t>
      </w:r>
      <w:proofErr w:type="spellStart"/>
      <w:ins w:id="102" w:author="Shaun YIN" w:date="2025-11-05T16:11:00Z" w16du:dateUtc="2025-11-05T08:11:00Z">
        <w:r w:rsidR="006C7F31" w:rsidRPr="00A36044">
          <w:rPr>
            <w:rFonts w:ascii="宋体" w:hAnsi="宋体" w:hint="eastAsia"/>
            <w:spacing w:val="6"/>
            <w:kern w:val="0"/>
            <w:sz w:val="24"/>
          </w:rPr>
          <w:t>tcVec_CFR</w:t>
        </w:r>
        <w:r w:rsidR="006C7F31" w:rsidRPr="00A36044">
          <w:rPr>
            <w:rFonts w:ascii="宋体" w:hAnsi="宋体" w:hint="eastAsia"/>
            <w:spacing w:val="6"/>
            <w:kern w:val="0"/>
            <w:sz w:val="24"/>
            <w:vertAlign w:val="subscript"/>
          </w:rPr>
          <w:t>j</w:t>
        </w:r>
      </w:ins>
      <w:proofErr w:type="spellEnd"/>
      <m:oMath>
        <m:sSub>
          <m:sSubPr>
            <m:ctrlPr>
              <w:del w:id="103" w:author="Shaun YIN" w:date="2025-11-05T16:11:00Z" w16du:dateUtc="2025-11-05T08:11:00Z">
                <w:rPr>
                  <w:rFonts w:ascii="Cambria Math" w:hAnsi="Cambria Math"/>
                  <w:iCs/>
                  <w:spacing w:val="6"/>
                  <w:kern w:val="0"/>
                  <w:sz w:val="24"/>
                </w:rPr>
              </w:del>
            </m:ctrlPr>
          </m:sSubPr>
          <m:e>
            <m:r>
              <w:del w:id="104" w:author="Shaun YIN" w:date="2025-11-05T16:11:00Z" w16du:dateUtc="2025-11-05T08:11:00Z">
                <m:rPr>
                  <m:sty m:val="p"/>
                </m:rPr>
                <w:rPr>
                  <w:rFonts w:ascii="Cambria Math" w:hAnsi="Cambria Math" w:hint="eastAsia"/>
                  <w:spacing w:val="6"/>
                  <w:kern w:val="0"/>
                  <w:sz w:val="24"/>
                </w:rPr>
                <m:t>tcVec</m:t>
              </w:del>
            </m:r>
            <m:r>
              <w:del w:id="105" w:author="Shaun YIN" w:date="2025-11-05T16:11:00Z" w16du:dateUtc="2025-11-05T08:11:00Z">
                <m:rPr>
                  <m:sty m:val="p"/>
                </m:rPr>
                <w:rPr>
                  <w:rFonts w:ascii="Cambria Math" w:hAnsi="Cambria Math"/>
                  <w:spacing w:val="6"/>
                  <w:kern w:val="0"/>
                  <w:sz w:val="24"/>
                </w:rPr>
                <m:t>_CFR</m:t>
              </w:del>
            </m:r>
          </m:e>
          <m:sub>
            <m:r>
              <w:del w:id="106" w:author="Shaun YIN" w:date="2025-11-05T16:11:00Z" w16du:dateUtc="2025-11-05T08:11:00Z">
                <m:rPr>
                  <m:sty m:val="p"/>
                </m:rPr>
                <w:rPr>
                  <w:rFonts w:ascii="Cambria Math" w:hAnsi="Cambria Math"/>
                  <w:spacing w:val="6"/>
                  <w:kern w:val="0"/>
                  <w:sz w:val="24"/>
                </w:rPr>
                <m:t>j</m:t>
              </w:del>
            </m:r>
          </m:sub>
        </m:sSub>
      </m:oMath>
      <w:r>
        <w:rPr>
          <w:rFonts w:ascii="宋体" w:hAnsi="宋体" w:hint="eastAsia"/>
          <w:spacing w:val="6"/>
          <w:kern w:val="0"/>
          <w:sz w:val="24"/>
        </w:rPr>
        <w:t>；将tcVec_CFR</w:t>
      </w:r>
      <w:r>
        <w:rPr>
          <w:rFonts w:ascii="宋体" w:hAnsi="宋体" w:hint="eastAsia"/>
          <w:spacing w:val="6"/>
          <w:kern w:val="0"/>
          <w:sz w:val="24"/>
          <w:vertAlign w:val="subscript"/>
        </w:rPr>
        <w:t>0</w:t>
      </w:r>
      <w:r>
        <w:rPr>
          <w:rFonts w:ascii="宋体" w:hAnsi="宋体" w:hint="eastAsia"/>
          <w:spacing w:val="6"/>
          <w:kern w:val="0"/>
          <w:sz w:val="24"/>
        </w:rPr>
        <w:t>和t-1个</w:t>
      </w:r>
      <w:proofErr w:type="spellStart"/>
      <w:ins w:id="107" w:author="Shaun YIN" w:date="2025-11-05T16:11:00Z" w16du:dateUtc="2025-11-05T08:11:00Z">
        <w:r w:rsidR="006C7F31" w:rsidRPr="00A36044">
          <w:rPr>
            <w:rFonts w:ascii="宋体" w:hAnsi="宋体" w:hint="eastAsia"/>
            <w:spacing w:val="6"/>
            <w:kern w:val="0"/>
            <w:sz w:val="24"/>
          </w:rPr>
          <w:t>tcVec_CFR</w:t>
        </w:r>
        <w:r w:rsidR="006C7F31" w:rsidRPr="00A36044">
          <w:rPr>
            <w:rFonts w:ascii="宋体" w:hAnsi="宋体" w:hint="eastAsia"/>
            <w:spacing w:val="6"/>
            <w:kern w:val="0"/>
            <w:sz w:val="24"/>
            <w:vertAlign w:val="subscript"/>
          </w:rPr>
          <w:t>j</w:t>
        </w:r>
      </w:ins>
      <w:proofErr w:type="spellEnd"/>
      <m:oMath>
        <m:sSub>
          <m:sSubPr>
            <m:ctrlPr>
              <w:del w:id="108" w:author="Shaun YIN" w:date="2025-11-05T16:11:00Z" w16du:dateUtc="2025-11-05T08:11:00Z">
                <w:rPr>
                  <w:rFonts w:ascii="Cambria Math" w:hAnsi="Cambria Math"/>
                  <w:iCs/>
                  <w:spacing w:val="6"/>
                  <w:kern w:val="0"/>
                  <w:sz w:val="24"/>
                </w:rPr>
              </w:del>
            </m:ctrlPr>
          </m:sSubPr>
          <m:e>
            <m:r>
              <w:del w:id="109" w:author="Shaun YIN" w:date="2025-11-05T16:11:00Z" w16du:dateUtc="2025-11-05T08:11:00Z">
                <m:rPr>
                  <m:sty m:val="p"/>
                </m:rPr>
                <w:rPr>
                  <w:rFonts w:ascii="Cambria Math" w:hAnsi="Cambria Math" w:hint="eastAsia"/>
                  <w:spacing w:val="6"/>
                  <w:kern w:val="0"/>
                  <w:sz w:val="24"/>
                </w:rPr>
                <m:t>tcVec</m:t>
              </w:del>
            </m:r>
            <m:r>
              <w:del w:id="110" w:author="Shaun YIN" w:date="2025-11-05T16:11:00Z" w16du:dateUtc="2025-11-05T08:11:00Z">
                <m:rPr>
                  <m:sty m:val="p"/>
                </m:rPr>
                <w:rPr>
                  <w:rFonts w:ascii="Cambria Math" w:hAnsi="Cambria Math"/>
                  <w:spacing w:val="6"/>
                  <w:kern w:val="0"/>
                  <w:sz w:val="24"/>
                </w:rPr>
                <m:t>_CFR</m:t>
              </w:del>
            </m:r>
          </m:e>
          <m:sub>
            <m:r>
              <w:del w:id="111" w:author="Shaun YIN" w:date="2025-11-05T16:11:00Z" w16du:dateUtc="2025-11-05T08:11:00Z">
                <m:rPr>
                  <m:sty m:val="p"/>
                </m:rPr>
                <w:rPr>
                  <w:rFonts w:ascii="Cambria Math" w:hAnsi="Cambria Math"/>
                  <w:spacing w:val="6"/>
                  <w:kern w:val="0"/>
                  <w:sz w:val="24"/>
                </w:rPr>
                <m:t>j</m:t>
              </w:del>
            </m:r>
          </m:sub>
        </m:sSub>
      </m:oMath>
      <w:r>
        <w:rPr>
          <w:rFonts w:ascii="宋体" w:hAnsi="宋体" w:hint="eastAsia"/>
          <w:iCs/>
          <w:spacing w:val="6"/>
          <w:kern w:val="0"/>
          <w:sz w:val="24"/>
        </w:rPr>
        <w:t>按照下标由小到大的顺序相组合，得到</w:t>
      </w:r>
      <w:r>
        <w:rPr>
          <w:rFonts w:ascii="宋体" w:hAnsi="宋体" w:hint="eastAsia"/>
          <w:snapToGrid w:val="0"/>
          <w:sz w:val="24"/>
        </w:rPr>
        <w:t>复数CFR数据的</w:t>
      </w:r>
      <w:r>
        <w:rPr>
          <w:rFonts w:ascii="宋体" w:hAnsi="宋体" w:hint="eastAsia"/>
          <w:spacing w:val="6"/>
          <w:kern w:val="0"/>
          <w:sz w:val="24"/>
        </w:rPr>
        <w:t>相干</w:t>
      </w:r>
      <w:r>
        <w:rPr>
          <w:rFonts w:ascii="宋体" w:hAnsi="宋体"/>
          <w:spacing w:val="6"/>
          <w:kern w:val="0"/>
          <w:sz w:val="24"/>
        </w:rPr>
        <w:t>时间</w:t>
      </w:r>
      <w:r>
        <w:rPr>
          <w:rFonts w:ascii="宋体" w:hAnsi="宋体" w:hint="eastAsia"/>
          <w:spacing w:val="6"/>
          <w:kern w:val="0"/>
          <w:sz w:val="24"/>
        </w:rPr>
        <w:t>向量。</w:t>
      </w:r>
    </w:p>
    <w:p w14:paraId="34FD073D" w14:textId="3F21A50B"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本申请还提出了另一种</w:t>
      </w:r>
      <w:r>
        <w:rPr>
          <w:rFonts w:ascii="宋体" w:hAnsi="宋体"/>
          <w:spacing w:val="6"/>
          <w:kern w:val="0"/>
          <w:sz w:val="24"/>
        </w:rPr>
        <w:t>用于预测信道状态信息的编码方法</w:t>
      </w:r>
      <w:r>
        <w:rPr>
          <w:rFonts w:ascii="宋体" w:hAnsi="宋体" w:hint="eastAsia"/>
          <w:spacing w:val="6"/>
          <w:kern w:val="0"/>
          <w:sz w:val="24"/>
        </w:rPr>
        <w:t>，包括如下步骤。</w:t>
      </w:r>
      <w:r>
        <w:rPr>
          <w:rFonts w:ascii="宋体" w:hAnsi="宋体"/>
          <w:snapToGrid w:val="0"/>
          <w:sz w:val="24"/>
        </w:rPr>
        <w:t>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r>
        <w:rPr>
          <w:rFonts w:ascii="宋体" w:hAnsi="宋体"/>
          <w:snapToGrid w:val="0"/>
          <w:sz w:val="24"/>
        </w:rPr>
        <w:t>步骤S</w:t>
      </w:r>
      <w:r>
        <w:rPr>
          <w:rFonts w:ascii="宋体" w:hAnsi="宋体" w:hint="eastAsia"/>
          <w:snapToGrid w:val="0"/>
          <w:sz w:val="24"/>
        </w:rPr>
        <w:t>B</w:t>
      </w:r>
      <w:r>
        <w:rPr>
          <w:rFonts w:ascii="宋体" w:hAnsi="宋体"/>
          <w:snapToGrid w:val="0"/>
          <w:sz w:val="24"/>
        </w:rPr>
        <w:t>2：</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第二相加数据；</w:t>
      </w:r>
      <w:r>
        <w:rPr>
          <w:rFonts w:ascii="宋体" w:hAnsi="宋体" w:hint="eastAsia"/>
          <w:snapToGrid w:val="0"/>
          <w:sz w:val="24"/>
        </w:rPr>
        <w:t>具体地，编码器对复数CFR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上，得到第二相加数据。</w:t>
      </w:r>
      <w:r>
        <w:rPr>
          <w:rFonts w:ascii="宋体" w:hAnsi="宋体"/>
          <w:snapToGrid w:val="0"/>
          <w:sz w:val="24"/>
        </w:rPr>
        <w:t>步骤S</w:t>
      </w:r>
      <w:r>
        <w:rPr>
          <w:rFonts w:ascii="宋体" w:hAnsi="宋体" w:hint="eastAsia"/>
          <w:snapToGrid w:val="0"/>
          <w:sz w:val="24"/>
        </w:rPr>
        <w:t>B</w:t>
      </w:r>
      <w:r>
        <w:rPr>
          <w:rFonts w:ascii="宋体" w:hAnsi="宋体"/>
          <w:snapToGrid w:val="0"/>
          <w:sz w:val="24"/>
        </w:rPr>
        <w:t>3：</w:t>
      </w:r>
      <w:r>
        <w:rPr>
          <w:rFonts w:ascii="宋体" w:hAnsi="宋体" w:hint="eastAsia"/>
          <w:snapToGrid w:val="0"/>
          <w:sz w:val="24"/>
        </w:rPr>
        <w:t>第二相加数据作为第二深度学习模型的输入，第二深度学习模型输出预测的CFR数据。</w:t>
      </w:r>
      <w:r>
        <w:rPr>
          <w:rFonts w:ascii="宋体" w:hAnsi="宋体"/>
          <w:snapToGrid w:val="0"/>
          <w:sz w:val="24"/>
        </w:rPr>
        <w:t>步骤S</w:t>
      </w:r>
      <w:r>
        <w:rPr>
          <w:rFonts w:ascii="宋体" w:hAnsi="宋体" w:hint="eastAsia"/>
          <w:snapToGrid w:val="0"/>
          <w:sz w:val="24"/>
        </w:rPr>
        <w:t>B</w:t>
      </w:r>
      <w:r>
        <w:rPr>
          <w:rFonts w:ascii="宋体" w:hAnsi="宋体"/>
          <w:snapToGrid w:val="0"/>
          <w:sz w:val="24"/>
        </w:rPr>
        <w:t>4：</w:t>
      </w:r>
      <w:r>
        <w:rPr>
          <w:rFonts w:ascii="宋体" w:hAnsi="宋体" w:hint="eastAsia"/>
          <w:snapToGrid w:val="0"/>
          <w:sz w:val="24"/>
        </w:rPr>
        <w:t>解码器对第二深度学习模型输出的预测的CFR数据进行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r>
        <w:rPr>
          <w:rFonts w:ascii="宋体" w:hAnsi="宋体" w:hint="eastAsia"/>
          <w:snapToGrid w:val="0"/>
          <w:sz w:val="24"/>
        </w:rPr>
        <w:lastRenderedPageBreak/>
        <w:t>的数据维度；随后根据每个批次的预测的CFR</w:t>
      </w:r>
      <w:r>
        <w:rPr>
          <w:rFonts w:ascii="宋体" w:hAnsi="宋体"/>
          <w:snapToGrid w:val="0"/>
          <w:sz w:val="24"/>
        </w:rPr>
        <w:t>数据</w:t>
      </w:r>
      <w:del w:id="112" w:author="Shaun YIN" w:date="2025-11-05T16:12:00Z" w16du:dateUtc="2025-11-05T08:12:00Z">
        <w:r w:rsidDel="001574C9">
          <w:rPr>
            <w:rFonts w:ascii="宋体" w:hAnsi="宋体" w:hint="eastAsia"/>
            <w:snapToGrid w:val="0"/>
            <w:sz w:val="24"/>
          </w:rPr>
          <w:delText>、</w:delText>
        </w:r>
      </w:del>
      <w:ins w:id="113" w:author="Shaun YIN" w:date="2025-11-05T16:12:00Z" w16du:dateUtc="2025-11-05T08:12:00Z">
        <w:r w:rsidR="001574C9">
          <w:rPr>
            <w:rFonts w:ascii="宋体" w:hAnsi="宋体" w:hint="eastAsia"/>
            <w:snapToGrid w:val="0"/>
            <w:sz w:val="24"/>
          </w:rPr>
          <w:t>与</w:t>
        </w:r>
      </w:ins>
      <w:r>
        <w:rPr>
          <w:rFonts w:ascii="宋体" w:hAnsi="宋体" w:hint="eastAsia"/>
          <w:snapToGrid w:val="0"/>
          <w:sz w:val="24"/>
        </w:rPr>
        <w:t>每个批次的输出数据的拟合目标</w:t>
      </w:r>
      <w:del w:id="114" w:author="Shaun YIN" w:date="2025-11-05T16:12:00Z" w16du:dateUtc="2025-11-05T08:12:00Z">
        <w:r w:rsidDel="001574C9">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二深度学习模型，使解码器输出的每个批次的预测的CFR数据尽量接近于该批次的输出数据的拟合目标。步骤SB5：先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；随后由</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第二相加数据；随后</w:t>
      </w:r>
      <w:r>
        <w:rPr>
          <w:rFonts w:ascii="宋体" w:hAnsi="宋体" w:hint="eastAsia"/>
          <w:snapToGrid w:val="0"/>
          <w:sz w:val="24"/>
        </w:rPr>
        <w:t>第二相加数据作为训练好的第二深度学习模型的输入，训练好的第二深度学习模型输出预测的</w:t>
      </w:r>
      <w:proofErr w:type="spellStart"/>
      <w:r>
        <w:rPr>
          <w:rFonts w:ascii="宋体" w:hAnsi="宋体" w:hint="eastAsia"/>
          <w:snapToGrid w:val="0"/>
          <w:sz w:val="24"/>
        </w:rPr>
        <w:t>CFR</w:t>
      </w:r>
      <w:proofErr w:type="spellEnd"/>
      <w:r>
        <w:rPr>
          <w:rFonts w:ascii="宋体" w:hAnsi="宋体" w:hint="eastAsia"/>
          <w:snapToGrid w:val="0"/>
          <w:sz w:val="24"/>
        </w:rPr>
        <w:t>数据</w:t>
      </w:r>
      <w:r>
        <w:rPr>
          <w:rFonts w:ascii="宋体" w:hAnsi="宋体" w:hint="eastAsia"/>
          <w:spacing w:val="6"/>
          <w:kern w:val="0"/>
          <w:sz w:val="24"/>
        </w:rPr>
        <w:t>；随后</w:t>
      </w:r>
      <w:r>
        <w:rPr>
          <w:rFonts w:ascii="宋体" w:hAnsi="宋体" w:hint="eastAsia"/>
          <w:snapToGrid w:val="0"/>
          <w:sz w:val="24"/>
        </w:rPr>
        <w:t>解码器对训练好的第二深度学习模型输出的预测的CFR数据进行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6A0B9237" w14:textId="0037E035"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napToGrid w:val="0"/>
          <w:sz w:val="24"/>
        </w:rPr>
        <w:t>进一步地</w:t>
      </w:r>
      <w:r>
        <w:rPr>
          <w:rFonts w:ascii="宋体" w:hAnsi="宋体" w:hint="eastAsia"/>
          <w:spacing w:val="6"/>
          <w:kern w:val="0"/>
          <w:sz w:val="24"/>
        </w:rPr>
        <w:t>，</w:t>
      </w:r>
      <w:r>
        <w:rPr>
          <w:rFonts w:ascii="宋体" w:hAnsi="宋体"/>
          <w:snapToGrid w:val="0"/>
          <w:sz w:val="24"/>
        </w:rPr>
        <w:t>所述步骤S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相干空间向量</w:t>
      </w:r>
      <w:r>
        <w:rPr>
          <w:rFonts w:ascii="宋体" w:hAnsi="宋体" w:hint="eastAsia"/>
          <w:spacing w:val="6"/>
          <w:kern w:val="0"/>
          <w:sz w:val="24"/>
        </w:rPr>
        <w:t>；</w:t>
      </w:r>
      <w:r>
        <w:rPr>
          <w:rFonts w:ascii="宋体" w:hAnsi="宋体" w:hint="eastAsia"/>
          <w:snapToGrid w:val="0"/>
          <w:sz w:val="24"/>
        </w:rPr>
        <w:t>包括如下步骤。步骤S61：</w:t>
      </w:r>
      <w:r>
        <w:rPr>
          <w:rFonts w:ascii="宋体" w:hAnsi="宋体" w:hint="eastAsia"/>
          <w:spacing w:val="6"/>
          <w:kern w:val="0"/>
          <w:sz w:val="24"/>
        </w:rPr>
        <w:t>计算复数CFR数据在子载波维度上的第三范数；复数</w:t>
      </w:r>
      <w:del w:id="115" w:author="Shaun YIN" w:date="2025-11-05T16:15:00Z" w16du:dateUtc="2025-11-05T08:15:00Z">
        <w:r w:rsidDel="008167C5">
          <w:rPr>
            <w:rFonts w:ascii="宋体" w:hAnsi="宋体" w:hint="eastAsia"/>
            <w:spacing w:val="6"/>
            <w:kern w:val="0"/>
            <w:sz w:val="24"/>
          </w:rPr>
          <w:delText>CSI</w:delText>
        </w:r>
      </w:del>
      <w:ins w:id="116" w:author="Shaun YIN" w:date="2025-11-05T16:15:00Z" w16du:dateUtc="2025-11-05T08:15:00Z">
        <w:r w:rsidR="008167C5">
          <w:rPr>
            <w:rFonts w:ascii="宋体" w:hAnsi="宋体" w:hint="eastAsia"/>
            <w:spacing w:val="6"/>
            <w:kern w:val="0"/>
            <w:sz w:val="24"/>
          </w:rPr>
          <w:t>CFR</w:t>
        </w:r>
      </w:ins>
      <w:r>
        <w:rPr>
          <w:rFonts w:ascii="宋体" w:hAnsi="宋体" w:hint="eastAsia"/>
          <w:spacing w:val="6"/>
          <w:kern w:val="0"/>
          <w:sz w:val="24"/>
        </w:rPr>
        <w:t>数据是一个n行×t列的复数矩阵，其中n表示子载波数，t表示所述</w:t>
      </w:r>
      <w:r>
        <w:rPr>
          <w:rFonts w:ascii="宋体" w:hAnsi="宋体" w:hint="eastAsia"/>
          <w:snapToGrid w:val="0"/>
          <w:sz w:val="24"/>
        </w:rPr>
        <w:t>复数</w:t>
      </w:r>
      <w:del w:id="117" w:author="Shaun YIN" w:date="2025-11-05T16:15:00Z" w16du:dateUtc="2025-11-05T08:15:00Z">
        <w:r w:rsidDel="008167C5">
          <w:rPr>
            <w:rFonts w:ascii="宋体" w:hAnsi="宋体"/>
            <w:snapToGrid w:val="0"/>
            <w:sz w:val="24"/>
          </w:rPr>
          <w:delText>C</w:delText>
        </w:r>
        <w:r w:rsidDel="008167C5">
          <w:rPr>
            <w:rFonts w:ascii="宋体" w:hAnsi="宋体" w:hint="eastAsia"/>
            <w:snapToGrid w:val="0"/>
            <w:sz w:val="24"/>
          </w:rPr>
          <w:delText>SI</w:delText>
        </w:r>
      </w:del>
      <w:ins w:id="118" w:author="Shaun YIN" w:date="2025-11-05T16:15:00Z" w16du:dateUtc="2025-11-05T08:15:00Z">
        <w:r w:rsidR="008167C5">
          <w:rPr>
            <w:rFonts w:ascii="宋体" w:hAnsi="宋体"/>
            <w:snapToGrid w:val="0"/>
            <w:sz w:val="24"/>
          </w:rPr>
          <w:t>C</w:t>
        </w:r>
        <w:r w:rsidR="008167C5">
          <w:rPr>
            <w:rFonts w:ascii="宋体" w:hAnsi="宋体" w:hint="eastAsia"/>
            <w:snapToGrid w:val="0"/>
            <w:sz w:val="24"/>
          </w:rPr>
          <w:t>FR</w:t>
        </w:r>
      </w:ins>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对</w:t>
      </w:r>
      <w:r>
        <w:rPr>
          <w:rFonts w:ascii="宋体" w:hAnsi="宋体" w:hint="eastAsia"/>
          <w:snapToGrid w:val="0"/>
          <w:sz w:val="24"/>
        </w:rPr>
        <w:t>复数</w:t>
      </w:r>
      <w:del w:id="119" w:author="Shaun YIN" w:date="2025-11-05T16:15:00Z" w16du:dateUtc="2025-11-05T08:15:00Z">
        <w:r w:rsidDel="008167C5">
          <w:rPr>
            <w:rFonts w:ascii="宋体" w:hAnsi="宋体" w:hint="eastAsia"/>
            <w:snapToGrid w:val="0"/>
            <w:sz w:val="24"/>
          </w:rPr>
          <w:delText>CSI</w:delText>
        </w:r>
      </w:del>
      <w:ins w:id="120" w:author="Shaun YIN" w:date="2025-11-05T16:15:00Z" w16du:dateUtc="2025-11-05T08:15:00Z">
        <w:r w:rsidR="008167C5">
          <w:rPr>
            <w:rFonts w:ascii="宋体" w:hAnsi="宋体" w:hint="eastAsia"/>
            <w:snapToGrid w:val="0"/>
            <w:sz w:val="24"/>
          </w:rPr>
          <w:t>CFR</w:t>
        </w:r>
      </w:ins>
      <w:r>
        <w:rPr>
          <w:rFonts w:ascii="宋体" w:hAnsi="宋体" w:hint="eastAsia"/>
          <w:snapToGrid w:val="0"/>
          <w:sz w:val="24"/>
        </w:rPr>
        <w:t>数据的转置矩阵</w:t>
      </w:r>
      <w:r>
        <w:rPr>
          <w:rFonts w:ascii="宋体" w:hAnsi="宋体" w:hint="eastAsia"/>
          <w:spacing w:val="6"/>
          <w:kern w:val="0"/>
          <w:sz w:val="24"/>
        </w:rPr>
        <w:t>中相邻两列元素先做差分，再计算每相邻两列元素的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的幅值的p范数CFRLsp</w:t>
      </w:r>
      <w:r>
        <w:rPr>
          <w:rFonts w:ascii="宋体" w:hAnsi="宋体" w:hint="eastAsia"/>
          <w:spacing w:val="6"/>
          <w:kern w:val="0"/>
          <w:sz w:val="24"/>
          <w:vertAlign w:val="subscript"/>
        </w:rPr>
        <w:t>j</w:t>
      </w:r>
      <w:r>
        <w:rPr>
          <w:rFonts w:ascii="宋体" w:hAnsi="宋体" w:hint="eastAsia"/>
          <w:spacing w:val="6"/>
          <w:kern w:val="0"/>
          <w:sz w:val="24"/>
        </w:rPr>
        <w:t>，p为正整数，j的取值范围是从0到n-1</w:t>
      </w:r>
      <w:r>
        <w:rPr>
          <w:rFonts w:ascii="宋体" w:hAnsi="宋体" w:hint="eastAsia"/>
          <w:snapToGrid w:val="0"/>
          <w:sz w:val="24"/>
        </w:rPr>
        <w:t>之间的</w:t>
      </w:r>
      <w:del w:id="121" w:author="Shaun YIN" w:date="2025-11-05T16:15:00Z" w16du:dateUtc="2025-11-05T08:15:00Z">
        <w:r w:rsidDel="008167C5">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r>
        <w:rPr>
          <w:rFonts w:ascii="宋体" w:hAnsi="宋体" w:hint="eastAsia"/>
          <w:snapToGrid w:val="0"/>
          <w:sz w:val="24"/>
        </w:rPr>
        <w:t>将</w:t>
      </w:r>
      <w:r>
        <w:rPr>
          <w:rFonts w:ascii="宋体" w:hAnsi="宋体" w:hint="eastAsia"/>
          <w:iCs/>
          <w:spacing w:val="6"/>
          <w:kern w:val="0"/>
          <w:sz w:val="24"/>
        </w:rPr>
        <w:t>n</w:t>
      </w:r>
      <w:proofErr w:type="gramStart"/>
      <w:r>
        <w:rPr>
          <w:rFonts w:ascii="宋体" w:hAnsi="宋体" w:hint="eastAsia"/>
          <w:snapToGrid w:val="0"/>
          <w:sz w:val="24"/>
        </w:rPr>
        <w:t>个</w:t>
      </w:r>
      <w:proofErr w:type="gramEnd"/>
      <w:r>
        <w:rPr>
          <w:rFonts w:ascii="宋体" w:hAnsi="宋体" w:hint="eastAsia"/>
          <w:spacing w:val="6"/>
          <w:kern w:val="0"/>
          <w:sz w:val="24"/>
        </w:rPr>
        <w:t>CFRLsp</w:t>
      </w:r>
      <w:r>
        <w:rPr>
          <w:rFonts w:ascii="宋体" w:hAnsi="宋体" w:hint="eastAsia"/>
          <w:spacing w:val="6"/>
          <w:kern w:val="0"/>
          <w:sz w:val="24"/>
          <w:vertAlign w:val="subscript"/>
        </w:rPr>
        <w:t>j</w:t>
      </w:r>
      <w:r>
        <w:rPr>
          <w:rFonts w:ascii="宋体" w:hAnsi="宋体" w:hint="eastAsia"/>
          <w:iCs/>
          <w:spacing w:val="6"/>
          <w:kern w:val="0"/>
          <w:sz w:val="24"/>
        </w:rPr>
        <w:t>按照j由小到大的顺序相组合，得到</w:t>
      </w:r>
      <w:r>
        <w:rPr>
          <w:rFonts w:ascii="宋体" w:hAnsi="宋体" w:hint="eastAsia"/>
          <w:snapToGrid w:val="0"/>
          <w:sz w:val="24"/>
        </w:rPr>
        <w:t>复数CFR数据在子载波维度上的第三</w:t>
      </w:r>
      <w:r>
        <w:rPr>
          <w:rFonts w:ascii="宋体" w:hAnsi="宋体" w:hint="eastAsia"/>
          <w:spacing w:val="6"/>
          <w:kern w:val="0"/>
          <w:sz w:val="24"/>
        </w:rPr>
        <w:t>范数；这一步是提取复数CFR数据随子载波变化的差分特征。</w:t>
      </w:r>
      <w:r>
        <w:rPr>
          <w:rFonts w:ascii="宋体" w:hAnsi="宋体"/>
          <w:spacing w:val="6"/>
          <w:kern w:val="0"/>
          <w:sz w:val="24"/>
        </w:rPr>
        <w:t>步骤S</w:t>
      </w:r>
      <w:r>
        <w:rPr>
          <w:rFonts w:ascii="宋体" w:hAnsi="宋体" w:hint="eastAsia"/>
          <w:spacing w:val="6"/>
          <w:kern w:val="0"/>
          <w:sz w:val="24"/>
        </w:rPr>
        <w:t>62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复数CFR数据在子载波维度上的第三</w:t>
      </w:r>
      <w:r>
        <w:rPr>
          <w:rFonts w:ascii="宋体" w:hAnsi="宋体" w:hint="eastAsia"/>
          <w:spacing w:val="6"/>
          <w:kern w:val="0"/>
          <w:sz w:val="24"/>
        </w:rPr>
        <w:t>范数</w:t>
      </w:r>
      <w:r>
        <w:rPr>
          <w:rFonts w:ascii="宋体" w:hAnsi="宋体"/>
          <w:spacing w:val="6"/>
          <w:kern w:val="0"/>
          <w:sz w:val="24"/>
        </w:rPr>
        <w:t>的</w:t>
      </w:r>
      <w:r>
        <w:rPr>
          <w:rFonts w:ascii="宋体" w:hAnsi="宋体" w:hint="eastAsia"/>
          <w:spacing w:val="6"/>
          <w:kern w:val="0"/>
          <w:sz w:val="24"/>
        </w:rPr>
        <w:t>子载波位置在后的j</w:t>
      </w:r>
      <w:r>
        <w:rPr>
          <w:rFonts w:ascii="宋体" w:hAnsi="宋体"/>
          <w:spacing w:val="6"/>
          <w:kern w:val="0"/>
          <w:sz w:val="24"/>
        </w:rPr>
        <w:t>位置相对于</w:t>
      </w:r>
      <w:r>
        <w:rPr>
          <w:rFonts w:ascii="宋体" w:hAnsi="宋体" w:hint="eastAsia"/>
          <w:spacing w:val="6"/>
          <w:kern w:val="0"/>
          <w:sz w:val="24"/>
        </w:rPr>
        <w:t>子载波位置在前的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第三</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122" w:author="Shaun YIN" w:date="2025-11-05T16:15:00Z" w16du:dateUtc="2025-11-05T08:15:00Z">
        <w:r w:rsidDel="008167C5">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＜j≤n-1</w:t>
      </w:r>
      <w:r>
        <w:rPr>
          <w:rFonts w:ascii="宋体" w:hAnsi="宋体" w:hint="eastAsia"/>
          <w:spacing w:val="6"/>
          <w:kern w:val="0"/>
          <w:sz w:val="24"/>
        </w:rPr>
        <w:t>。</w:t>
      </w:r>
      <w:r>
        <w:rPr>
          <w:rFonts w:ascii="宋体" w:hAnsi="宋体"/>
          <w:spacing w:val="6"/>
          <w:kern w:val="0"/>
          <w:sz w:val="24"/>
        </w:rPr>
        <w:t>步骤S</w:t>
      </w:r>
      <w:r>
        <w:rPr>
          <w:rFonts w:ascii="宋体" w:hAnsi="宋体" w:hint="eastAsia"/>
          <w:spacing w:val="6"/>
          <w:kern w:val="0"/>
          <w:sz w:val="24"/>
        </w:rPr>
        <w:t>63</w:t>
      </w:r>
      <w:r>
        <w:rPr>
          <w:rFonts w:ascii="宋体" w:hAnsi="宋体"/>
          <w:spacing w:val="6"/>
          <w:kern w:val="0"/>
          <w:sz w:val="24"/>
        </w:rPr>
        <w:t>：</w:t>
      </w:r>
      <w:r>
        <w:rPr>
          <w:rFonts w:ascii="宋体" w:hAnsi="宋体" w:hint="eastAsia"/>
          <w:spacing w:val="6"/>
          <w:kern w:val="0"/>
          <w:sz w:val="24"/>
        </w:rPr>
        <w:t>初始化scVec_CFR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第三</w:t>
      </w:r>
      <w:r>
        <w:rPr>
          <w:rFonts w:ascii="宋体" w:hAnsi="宋体"/>
          <w:spacing w:val="6"/>
          <w:kern w:val="0"/>
          <w:sz w:val="24"/>
        </w:rPr>
        <w:t>变化率和</w:t>
      </w:r>
      <w:r>
        <w:rPr>
          <w:rFonts w:ascii="宋体" w:hAnsi="宋体" w:hint="eastAsia"/>
          <w:spacing w:val="6"/>
          <w:kern w:val="0"/>
          <w:sz w:val="24"/>
        </w:rPr>
        <w:t>第三</w:t>
      </w:r>
      <w:r>
        <w:rPr>
          <w:rFonts w:ascii="宋体" w:hAnsi="宋体"/>
          <w:spacing w:val="6"/>
          <w:kern w:val="0"/>
          <w:sz w:val="24"/>
        </w:rPr>
        <w:t>阈值计算</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spacing w:val="6"/>
          <w:kern w:val="0"/>
          <w:sz w:val="24"/>
        </w:rPr>
        <w:t>；将scVec_CFR</w:t>
      </w:r>
      <w:r>
        <w:rPr>
          <w:rFonts w:ascii="宋体" w:hAnsi="宋体" w:hint="eastAsia"/>
          <w:spacing w:val="6"/>
          <w:kern w:val="0"/>
          <w:sz w:val="24"/>
          <w:vertAlign w:val="subscript"/>
        </w:rPr>
        <w:t>0</w:t>
      </w:r>
      <w:r>
        <w:rPr>
          <w:rFonts w:ascii="宋体" w:hAnsi="宋体" w:hint="eastAsia"/>
          <w:spacing w:val="6"/>
          <w:kern w:val="0"/>
          <w:sz w:val="24"/>
        </w:rPr>
        <w:t>和n-1个</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相干空</w:t>
      </w:r>
      <w:r>
        <w:rPr>
          <w:rFonts w:ascii="宋体" w:hAnsi="宋体"/>
          <w:spacing w:val="6"/>
          <w:kern w:val="0"/>
          <w:sz w:val="24"/>
        </w:rPr>
        <w:t>间</w:t>
      </w:r>
      <w:r>
        <w:rPr>
          <w:rFonts w:ascii="宋体" w:hAnsi="宋体" w:hint="eastAsia"/>
          <w:spacing w:val="6"/>
          <w:kern w:val="0"/>
          <w:sz w:val="24"/>
        </w:rPr>
        <w:t>向量。</w:t>
      </w:r>
    </w:p>
    <w:p w14:paraId="58F53244" w14:textId="5B331529"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napToGrid w:val="0"/>
          <w:sz w:val="24"/>
        </w:rPr>
        <w:t>进一步地</w:t>
      </w:r>
      <w:r>
        <w:rPr>
          <w:rFonts w:ascii="宋体" w:hAnsi="宋体" w:hint="eastAsia"/>
          <w:spacing w:val="6"/>
          <w:kern w:val="0"/>
          <w:sz w:val="24"/>
        </w:rPr>
        <w:t>，</w:t>
      </w:r>
      <w:r>
        <w:rPr>
          <w:rFonts w:ascii="宋体" w:hAnsi="宋体"/>
          <w:snapToGrid w:val="0"/>
          <w:sz w:val="24"/>
        </w:rPr>
        <w:t>所述步骤S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相干空间向量</w:t>
      </w:r>
      <w:r>
        <w:rPr>
          <w:rFonts w:ascii="宋体" w:hAnsi="宋体" w:hint="eastAsia"/>
          <w:spacing w:val="6"/>
          <w:kern w:val="0"/>
          <w:sz w:val="24"/>
        </w:rPr>
        <w:t>；</w:t>
      </w:r>
      <w:r>
        <w:rPr>
          <w:rFonts w:ascii="宋体" w:hAnsi="宋体" w:hint="eastAsia"/>
          <w:snapToGrid w:val="0"/>
          <w:sz w:val="24"/>
        </w:rPr>
        <w:t>包括如下步骤。</w:t>
      </w:r>
      <w:r>
        <w:rPr>
          <w:rFonts w:ascii="宋体" w:hAnsi="宋体"/>
          <w:spacing w:val="6"/>
          <w:kern w:val="0"/>
          <w:sz w:val="24"/>
        </w:rPr>
        <w:t>步骤S</w:t>
      </w:r>
      <w:r>
        <w:rPr>
          <w:rFonts w:ascii="宋体" w:hAnsi="宋体" w:hint="eastAsia"/>
          <w:spacing w:val="6"/>
          <w:kern w:val="0"/>
          <w:sz w:val="24"/>
        </w:rPr>
        <w:t>71</w:t>
      </w:r>
      <w:r>
        <w:rPr>
          <w:rFonts w:ascii="宋体" w:hAnsi="宋体"/>
          <w:spacing w:val="6"/>
          <w:kern w:val="0"/>
          <w:sz w:val="24"/>
        </w:rPr>
        <w:t>：</w:t>
      </w:r>
      <w:r>
        <w:rPr>
          <w:rFonts w:ascii="宋体" w:hAnsi="宋体" w:hint="eastAsia"/>
          <w:spacing w:val="6"/>
          <w:kern w:val="0"/>
          <w:sz w:val="24"/>
        </w:rPr>
        <w:t>复数</w:t>
      </w:r>
      <w:del w:id="123" w:author="Shaun YIN" w:date="2025-11-05T16:16:00Z" w16du:dateUtc="2025-11-05T08:16:00Z">
        <w:r w:rsidDel="007D625E">
          <w:rPr>
            <w:rFonts w:ascii="宋体" w:hAnsi="宋体" w:hint="eastAsia"/>
            <w:spacing w:val="6"/>
            <w:kern w:val="0"/>
            <w:sz w:val="24"/>
          </w:rPr>
          <w:delText>CSI</w:delText>
        </w:r>
      </w:del>
      <w:ins w:id="124" w:author="Shaun YIN" w:date="2025-11-05T16:16:00Z" w16du:dateUtc="2025-11-05T08:16:00Z">
        <w:r w:rsidR="007D625E">
          <w:rPr>
            <w:rFonts w:ascii="宋体" w:hAnsi="宋体" w:hint="eastAsia"/>
            <w:spacing w:val="6"/>
            <w:kern w:val="0"/>
            <w:sz w:val="24"/>
          </w:rPr>
          <w:t>CFR</w:t>
        </w:r>
      </w:ins>
      <w:r>
        <w:rPr>
          <w:rFonts w:ascii="宋体" w:hAnsi="宋体" w:hint="eastAsia"/>
          <w:spacing w:val="6"/>
          <w:kern w:val="0"/>
          <w:sz w:val="24"/>
        </w:rPr>
        <w:t>数据是一个n行×t列的复数矩阵，其中n表示子载波数，t表示所述</w:t>
      </w:r>
      <w:r>
        <w:rPr>
          <w:rFonts w:ascii="宋体" w:hAnsi="宋体" w:hint="eastAsia"/>
          <w:snapToGrid w:val="0"/>
          <w:sz w:val="24"/>
        </w:rPr>
        <w:t>复数</w:t>
      </w:r>
      <w:del w:id="125" w:author="Shaun YIN" w:date="2025-11-05T16:16:00Z" w16du:dateUtc="2025-11-05T08:16:00Z">
        <w:r w:rsidDel="007D625E">
          <w:rPr>
            <w:rFonts w:ascii="宋体" w:hAnsi="宋体"/>
            <w:snapToGrid w:val="0"/>
            <w:sz w:val="24"/>
          </w:rPr>
          <w:delText>C</w:delText>
        </w:r>
        <w:r w:rsidDel="007D625E">
          <w:rPr>
            <w:rFonts w:ascii="宋体" w:hAnsi="宋体" w:hint="eastAsia"/>
            <w:snapToGrid w:val="0"/>
            <w:sz w:val="24"/>
          </w:rPr>
          <w:delText>SI</w:delText>
        </w:r>
      </w:del>
      <w:ins w:id="126" w:author="Shaun YIN" w:date="2025-11-05T16:16:00Z" w16du:dateUtc="2025-11-05T08:16:00Z">
        <w:r w:rsidR="007D625E">
          <w:rPr>
            <w:rFonts w:ascii="宋体" w:hAnsi="宋体"/>
            <w:snapToGrid w:val="0"/>
            <w:sz w:val="24"/>
          </w:rPr>
          <w:t>C</w:t>
        </w:r>
        <w:r w:rsidR="007D625E">
          <w:rPr>
            <w:rFonts w:ascii="宋体" w:hAnsi="宋体" w:hint="eastAsia"/>
            <w:snapToGrid w:val="0"/>
            <w:sz w:val="24"/>
          </w:rPr>
          <w:t>FR</w:t>
        </w:r>
      </w:ins>
      <w:r>
        <w:rPr>
          <w:rFonts w:ascii="宋体" w:hAnsi="宋体"/>
          <w:snapToGrid w:val="0"/>
          <w:sz w:val="24"/>
        </w:rPr>
        <w:t>数据</w:t>
      </w:r>
      <w:r>
        <w:rPr>
          <w:rFonts w:ascii="宋体" w:hAnsi="宋体" w:hint="eastAsia"/>
          <w:snapToGrid w:val="0"/>
          <w:sz w:val="24"/>
        </w:rPr>
        <w:t>的时间长度；</w:t>
      </w:r>
      <w:del w:id="127" w:author="Shaun YIN" w:date="2025-11-05T16:16:00Z" w16du:dateUtc="2025-11-05T08:16:00Z">
        <w:r w:rsidDel="007D625E">
          <w:rPr>
            <w:rFonts w:ascii="宋体" w:hAnsi="宋体" w:hint="eastAsia"/>
            <w:spacing w:val="6"/>
            <w:kern w:val="0"/>
            <w:sz w:val="24"/>
          </w:rPr>
          <w:delText>复数CSI数据的转置矩阵表示为</w:delText>
        </w:r>
      </w:del>
      <m:oMath>
        <m:sSubSup>
          <m:sSubSupPr>
            <m:ctrlPr>
              <w:del w:id="128" w:author="Shaun YIN" w:date="2025-11-05T16:16:00Z" w16du:dateUtc="2025-11-05T08:16:00Z">
                <w:rPr>
                  <w:rFonts w:ascii="Cambria Math" w:hAnsi="Cambria Math"/>
                  <w:iCs/>
                  <w:spacing w:val="6"/>
                  <w:kern w:val="0"/>
                  <w:sz w:val="24"/>
                </w:rPr>
              </w:del>
            </m:ctrlPr>
          </m:sSubSupPr>
          <m:e>
            <m:r>
              <w:del w:id="129" w:author="Shaun YIN" w:date="2025-11-05T16:16:00Z" w16du:dateUtc="2025-11-05T08:16:00Z">
                <m:rPr>
                  <m:sty m:val="p"/>
                </m:rPr>
                <w:rPr>
                  <w:rFonts w:ascii="Cambria Math" w:hAnsi="Cambria Math"/>
                  <w:spacing w:val="6"/>
                  <w:kern w:val="0"/>
                  <w:sz w:val="24"/>
                </w:rPr>
                <m:t>CSI</m:t>
              </w:del>
            </m:r>
          </m:e>
          <m:sub>
            <m:r>
              <w:del w:id="130" w:author="Shaun YIN" w:date="2025-11-05T16:16:00Z" w16du:dateUtc="2025-11-05T08:16:00Z">
                <m:rPr>
                  <m:sty m:val="p"/>
                </m:rPr>
                <w:rPr>
                  <w:rFonts w:ascii="Cambria Math" w:hAnsi="Cambria Math"/>
                  <w:spacing w:val="6"/>
                  <w:kern w:val="0"/>
                  <w:sz w:val="24"/>
                </w:rPr>
                <m:t>R</m:t>
              </w:del>
            </m:r>
          </m:sub>
          <m:sup>
            <m:r>
              <w:del w:id="131" w:author="Shaun YIN" w:date="2025-11-05T16:16:00Z" w16du:dateUtc="2025-11-05T08:16:00Z">
                <m:rPr>
                  <m:sty m:val="p"/>
                </m:rPr>
                <w:rPr>
                  <w:rFonts w:ascii="Cambria Math" w:hAnsi="Cambria Math"/>
                  <w:spacing w:val="6"/>
                  <w:kern w:val="0"/>
                  <w:sz w:val="24"/>
                </w:rPr>
                <m:t>T</m:t>
              </w:del>
            </m:r>
          </m:sup>
        </m:sSubSup>
      </m:oMath>
      <w:del w:id="132" w:author="Shaun YIN" w:date="2025-11-05T16:16:00Z" w16du:dateUtc="2025-11-05T08:16:00Z">
        <w:r w:rsidDel="007D625E">
          <w:rPr>
            <w:rFonts w:ascii="宋体" w:hAnsi="宋体" w:hint="eastAsia"/>
            <w:spacing w:val="6"/>
            <w:kern w:val="0"/>
            <w:sz w:val="24"/>
          </w:rPr>
          <w:delText>，这是一个t行×n列的复数矩阵；</w:delText>
        </w:r>
      </w:del>
      <w:r>
        <w:rPr>
          <w:rFonts w:ascii="宋体" w:hAnsi="宋体"/>
          <w:spacing w:val="6"/>
          <w:kern w:val="0"/>
          <w:sz w:val="24"/>
        </w:rPr>
        <w:t>计算</w:t>
      </w:r>
      <w:r>
        <w:rPr>
          <w:rFonts w:ascii="宋体" w:hAnsi="宋体" w:hint="eastAsia"/>
          <w:snapToGrid w:val="0"/>
          <w:sz w:val="24"/>
        </w:rPr>
        <w:t>复数</w:t>
      </w:r>
      <w:del w:id="133" w:author="Shaun YIN" w:date="2025-11-05T16:17:00Z" w16du:dateUtc="2025-11-05T08:17:00Z">
        <w:r w:rsidDel="007D625E">
          <w:rPr>
            <w:rFonts w:ascii="宋体" w:hAnsi="宋体" w:hint="eastAsia"/>
            <w:snapToGrid w:val="0"/>
            <w:sz w:val="24"/>
          </w:rPr>
          <w:delText>CSI</w:delText>
        </w:r>
      </w:del>
      <w:ins w:id="134" w:author="Shaun YIN" w:date="2025-11-05T16:17:00Z" w16du:dateUtc="2025-11-05T08:17:00Z">
        <w:r w:rsidR="007D625E">
          <w:rPr>
            <w:rFonts w:ascii="宋体" w:hAnsi="宋体" w:hint="eastAsia"/>
            <w:snapToGrid w:val="0"/>
            <w:sz w:val="24"/>
          </w:rPr>
          <w:t>CFR</w:t>
        </w:r>
      </w:ins>
      <w:r>
        <w:rPr>
          <w:rFonts w:ascii="宋体" w:hAnsi="宋体" w:hint="eastAsia"/>
          <w:snapToGrid w:val="0"/>
          <w:sz w:val="24"/>
        </w:rPr>
        <w:t>数据</w:t>
      </w:r>
      <w:r>
        <w:rPr>
          <w:rFonts w:ascii="宋体" w:hAnsi="宋体" w:hint="eastAsia"/>
          <w:spacing w:val="6"/>
          <w:kern w:val="0"/>
          <w:sz w:val="24"/>
        </w:rPr>
        <w:t>的转置矩阵</w:t>
      </w:r>
      <m:oMath>
        <m:sSubSup>
          <m:sSubSupPr>
            <m:ctrlPr>
              <w:del w:id="135" w:author="Shaun YIN" w:date="2025-11-05T16:17:00Z" w16du:dateUtc="2025-11-05T08:17:00Z">
                <w:rPr>
                  <w:rFonts w:ascii="Cambria Math" w:hAnsi="Cambria Math"/>
                  <w:iCs/>
                  <w:spacing w:val="6"/>
                  <w:kern w:val="0"/>
                  <w:sz w:val="24"/>
                </w:rPr>
              </w:del>
            </m:ctrlPr>
          </m:sSubSupPr>
          <m:e>
            <m:r>
              <w:del w:id="136" w:author="Shaun YIN" w:date="2025-11-05T16:17:00Z" w16du:dateUtc="2025-11-05T08:17:00Z">
                <m:rPr>
                  <m:sty m:val="p"/>
                </m:rPr>
                <w:rPr>
                  <w:rFonts w:ascii="Cambria Math" w:hAnsi="Cambria Math"/>
                  <w:spacing w:val="6"/>
                  <w:kern w:val="0"/>
                  <w:sz w:val="24"/>
                </w:rPr>
                <m:t>CSI</m:t>
              </w:del>
            </m:r>
          </m:e>
          <m:sub>
            <m:r>
              <w:del w:id="137" w:author="Shaun YIN" w:date="2025-11-05T16:17:00Z" w16du:dateUtc="2025-11-05T08:17:00Z">
                <m:rPr>
                  <m:sty m:val="p"/>
                </m:rPr>
                <w:rPr>
                  <w:rFonts w:ascii="Cambria Math" w:hAnsi="Cambria Math"/>
                  <w:spacing w:val="6"/>
                  <w:kern w:val="0"/>
                  <w:sz w:val="24"/>
                </w:rPr>
                <m:t>R</m:t>
              </w:del>
            </m:r>
          </m:sub>
          <m:sup>
            <m:r>
              <w:del w:id="138" w:author="Shaun YIN" w:date="2025-11-05T16:17:00Z" w16du:dateUtc="2025-11-05T08:17:00Z">
                <m:rPr>
                  <m:sty m:val="p"/>
                </m:rPr>
                <w:rPr>
                  <w:rFonts w:ascii="Cambria Math" w:hAnsi="Cambria Math"/>
                  <w:spacing w:val="6"/>
                  <w:kern w:val="0"/>
                  <w:sz w:val="24"/>
                </w:rPr>
                <m:t>T</m:t>
              </w:del>
            </m:r>
          </m:sup>
        </m:sSubSup>
      </m:oMath>
      <w:r>
        <w:rPr>
          <w:rFonts w:ascii="宋体" w:hAnsi="宋体"/>
          <w:spacing w:val="6"/>
          <w:kern w:val="0"/>
          <w:sz w:val="24"/>
        </w:rPr>
        <w:t>的差分</w:t>
      </w:r>
      <w:r>
        <w:rPr>
          <w:rFonts w:ascii="宋体" w:hAnsi="宋体" w:hint="eastAsia"/>
          <w:spacing w:val="6"/>
          <w:kern w:val="0"/>
          <w:sz w:val="24"/>
        </w:rPr>
        <w:t>矩阵ΔC</w:t>
      </w:r>
      <w:ins w:id="139" w:author="Shaun YIN" w:date="2025-11-05T16:17:00Z" w16du:dateUtc="2025-11-05T08:17:00Z">
        <w:r w:rsidR="007D625E">
          <w:rPr>
            <w:rFonts w:ascii="宋体" w:hAnsi="宋体" w:hint="eastAsia"/>
            <w:spacing w:val="6"/>
            <w:kern w:val="0"/>
            <w:sz w:val="24"/>
          </w:rPr>
          <w:t>FR</w:t>
        </w:r>
      </w:ins>
      <w:del w:id="140" w:author="Shaun YIN" w:date="2025-11-05T16:17:00Z" w16du:dateUtc="2025-11-05T08:17:00Z">
        <w:r w:rsidDel="007D625E">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，这是一个n行×n列的实数矩阵。</w:t>
      </w:r>
      <w:r>
        <w:rPr>
          <w:rFonts w:ascii="宋体" w:hAnsi="宋体"/>
          <w:spacing w:val="6"/>
          <w:kern w:val="0"/>
          <w:sz w:val="24"/>
        </w:rPr>
        <w:t>步骤S</w:t>
      </w:r>
      <w:r>
        <w:rPr>
          <w:rFonts w:ascii="宋体" w:hAnsi="宋体" w:hint="eastAsia"/>
          <w:spacing w:val="6"/>
          <w:kern w:val="0"/>
          <w:sz w:val="24"/>
        </w:rPr>
        <w:t>72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w:t>
      </w:r>
      <w:del w:id="141" w:author="Shaun YIN" w:date="2025-11-05T16:17:00Z" w16du:dateUtc="2025-11-05T08:17:00Z">
        <w:r w:rsidDel="007D625E">
          <w:rPr>
            <w:rFonts w:ascii="宋体" w:hAnsi="宋体" w:hint="eastAsia"/>
            <w:snapToGrid w:val="0"/>
            <w:sz w:val="24"/>
          </w:rPr>
          <w:delText>CSI</w:delText>
        </w:r>
      </w:del>
      <w:ins w:id="142" w:author="Shaun YIN" w:date="2025-11-05T16:17:00Z" w16du:dateUtc="2025-11-05T08:17:00Z">
        <w:r w:rsidR="007D625E">
          <w:rPr>
            <w:rFonts w:ascii="宋体" w:hAnsi="宋体" w:hint="eastAsia"/>
            <w:snapToGrid w:val="0"/>
            <w:sz w:val="24"/>
          </w:rPr>
          <w:t>CFR</w:t>
        </w:r>
      </w:ins>
      <w:r>
        <w:rPr>
          <w:rFonts w:ascii="宋体" w:hAnsi="宋体" w:hint="eastAsia"/>
          <w:snapToGrid w:val="0"/>
          <w:sz w:val="24"/>
        </w:rPr>
        <w:t>数据</w:t>
      </w:r>
      <w:r>
        <w:rPr>
          <w:rFonts w:ascii="宋体" w:hAnsi="宋体" w:hint="eastAsia"/>
          <w:spacing w:val="6"/>
          <w:kern w:val="0"/>
          <w:sz w:val="24"/>
        </w:rPr>
        <w:t>的转置矩阵</w:t>
      </w:r>
      <m:oMath>
        <m:sSubSup>
          <m:sSubSupPr>
            <m:ctrlPr>
              <w:del w:id="143" w:author="Shaun YIN" w:date="2025-11-05T16:17:00Z" w16du:dateUtc="2025-11-05T08:17:00Z">
                <w:rPr>
                  <w:rFonts w:ascii="Cambria Math" w:hAnsi="Cambria Math"/>
                  <w:iCs/>
                  <w:spacing w:val="6"/>
                  <w:kern w:val="0"/>
                  <w:sz w:val="24"/>
                </w:rPr>
              </w:del>
            </m:ctrlPr>
          </m:sSubSupPr>
          <m:e>
            <m:r>
              <w:del w:id="144" w:author="Shaun YIN" w:date="2025-11-05T16:17:00Z" w16du:dateUtc="2025-11-05T08:17:00Z">
                <m:rPr>
                  <m:sty m:val="p"/>
                </m:rPr>
                <w:rPr>
                  <w:rFonts w:ascii="Cambria Math" w:hAnsi="Cambria Math"/>
                  <w:spacing w:val="6"/>
                  <w:kern w:val="0"/>
                  <w:sz w:val="24"/>
                </w:rPr>
                <m:t>CSI</m:t>
              </w:del>
            </m:r>
          </m:e>
          <m:sub>
            <m:r>
              <w:del w:id="145" w:author="Shaun YIN" w:date="2025-11-05T16:17:00Z" w16du:dateUtc="2025-11-05T08:17:00Z">
                <m:rPr>
                  <m:sty m:val="p"/>
                </m:rPr>
                <w:rPr>
                  <w:rFonts w:ascii="Cambria Math" w:hAnsi="Cambria Math"/>
                  <w:spacing w:val="6"/>
                  <w:kern w:val="0"/>
                  <w:sz w:val="24"/>
                </w:rPr>
                <m:t>R</m:t>
              </w:del>
            </m:r>
          </m:sub>
          <m:sup>
            <m:r>
              <w:del w:id="146" w:author="Shaun YIN" w:date="2025-11-05T16:17:00Z" w16du:dateUtc="2025-11-05T08:17:00Z">
                <m:rPr>
                  <m:sty m:val="p"/>
                </m:rPr>
                <w:rPr>
                  <w:rFonts w:ascii="Cambria Math" w:hAnsi="Cambria Math"/>
                  <w:spacing w:val="6"/>
                  <w:kern w:val="0"/>
                  <w:sz w:val="24"/>
                </w:rPr>
                <m:t>T</m:t>
              </w:del>
            </m:r>
          </m:sup>
        </m:sSubSup>
      </m:oMath>
      <w:r>
        <w:rPr>
          <w:rFonts w:ascii="宋体" w:hAnsi="宋体"/>
          <w:spacing w:val="6"/>
          <w:kern w:val="0"/>
          <w:sz w:val="24"/>
        </w:rPr>
        <w:t>的差分</w:t>
      </w:r>
      <w:r>
        <w:rPr>
          <w:rFonts w:ascii="宋体" w:hAnsi="宋体" w:hint="eastAsia"/>
          <w:spacing w:val="6"/>
          <w:kern w:val="0"/>
          <w:sz w:val="24"/>
        </w:rPr>
        <w:t>矩阵ΔC</w:t>
      </w:r>
      <w:ins w:id="147" w:author="Shaun YIN" w:date="2025-11-05T16:17:00Z" w16du:dateUtc="2025-11-05T08:17:00Z">
        <w:r w:rsidR="007D625E">
          <w:rPr>
            <w:rFonts w:ascii="宋体" w:hAnsi="宋体" w:hint="eastAsia"/>
            <w:spacing w:val="6"/>
            <w:kern w:val="0"/>
            <w:sz w:val="24"/>
          </w:rPr>
          <w:t>FR</w:t>
        </w:r>
      </w:ins>
      <w:del w:id="148" w:author="Shaun YIN" w:date="2025-11-05T16:17:00Z" w16du:dateUtc="2025-11-05T08:17:00Z">
        <w:r w:rsidDel="007D625E">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中</w:t>
      </w:r>
      <w:r>
        <w:rPr>
          <w:rFonts w:ascii="宋体" w:hAnsi="宋体"/>
          <w:spacing w:val="6"/>
          <w:kern w:val="0"/>
          <w:sz w:val="24"/>
        </w:rPr>
        <w:t>的</w:t>
      </w:r>
      <w:r>
        <w:rPr>
          <w:rFonts w:ascii="宋体" w:hAnsi="宋体" w:hint="eastAsia"/>
          <w:spacing w:val="6"/>
          <w:kern w:val="0"/>
          <w:sz w:val="24"/>
        </w:rPr>
        <w:t>子载波位置在后的j</w:t>
      </w:r>
      <w:r>
        <w:rPr>
          <w:rFonts w:ascii="宋体" w:hAnsi="宋体"/>
          <w:spacing w:val="6"/>
          <w:kern w:val="0"/>
          <w:sz w:val="24"/>
        </w:rPr>
        <w:t>位置相对于</w:t>
      </w:r>
      <w:r>
        <w:rPr>
          <w:rFonts w:ascii="宋体" w:hAnsi="宋体" w:hint="eastAsia"/>
          <w:spacing w:val="6"/>
          <w:kern w:val="0"/>
          <w:sz w:val="24"/>
        </w:rPr>
        <w:t>子载波位置在前的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第四</w:t>
      </w:r>
      <w:r>
        <w:rPr>
          <w:rFonts w:ascii="宋体" w:hAnsi="宋体"/>
          <w:spacing w:val="6"/>
          <w:kern w:val="0"/>
          <w:sz w:val="24"/>
        </w:rPr>
        <w:t>变化率</w:t>
      </w:r>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149" w:author="Shaun YIN" w:date="2025-11-05T16:17:00Z" w16du:dateUtc="2025-11-05T08:17:00Z">
        <w:r w:rsidDel="007D625E">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＜j≤n-1；其中包括</w:t>
      </w:r>
      <w:r>
        <w:rPr>
          <w:rFonts w:ascii="宋体" w:hAnsi="宋体" w:hint="eastAsia"/>
          <w:spacing w:val="6"/>
          <w:kern w:val="0"/>
          <w:sz w:val="24"/>
        </w:rPr>
        <w:t>将当前的子载波</w:t>
      </w:r>
      <w:proofErr w:type="gramStart"/>
      <w:r>
        <w:rPr>
          <w:rFonts w:ascii="宋体" w:hAnsi="宋体" w:hint="eastAsia"/>
          <w:spacing w:val="6"/>
          <w:kern w:val="0"/>
          <w:sz w:val="24"/>
        </w:rPr>
        <w:t>和之前</w:t>
      </w:r>
      <w:proofErr w:type="gramEnd"/>
      <w:r>
        <w:rPr>
          <w:rFonts w:ascii="宋体" w:hAnsi="宋体" w:hint="eastAsia"/>
          <w:spacing w:val="6"/>
          <w:kern w:val="0"/>
          <w:sz w:val="24"/>
        </w:rPr>
        <w:t>所有的子载波做差分后计算p范数。</w:t>
      </w:r>
      <w:r>
        <w:rPr>
          <w:rFonts w:ascii="宋体" w:hAnsi="宋体"/>
          <w:spacing w:val="6"/>
          <w:kern w:val="0"/>
          <w:sz w:val="24"/>
        </w:rPr>
        <w:t>步骤S</w:t>
      </w:r>
      <w:r>
        <w:rPr>
          <w:rFonts w:ascii="宋体" w:hAnsi="宋体" w:hint="eastAsia"/>
          <w:spacing w:val="6"/>
          <w:kern w:val="0"/>
          <w:sz w:val="24"/>
        </w:rPr>
        <w:t>73</w:t>
      </w:r>
      <w:r>
        <w:rPr>
          <w:rFonts w:ascii="宋体" w:hAnsi="宋体"/>
          <w:spacing w:val="6"/>
          <w:kern w:val="0"/>
          <w:sz w:val="24"/>
        </w:rPr>
        <w:t>：</w:t>
      </w:r>
      <w:r>
        <w:rPr>
          <w:rFonts w:ascii="宋体" w:hAnsi="宋体" w:hint="eastAsia"/>
          <w:spacing w:val="6"/>
          <w:kern w:val="0"/>
          <w:sz w:val="24"/>
        </w:rPr>
        <w:t>初始化scVec_CFR</w:t>
      </w:r>
      <w:r>
        <w:rPr>
          <w:rFonts w:ascii="宋体" w:hAnsi="宋体" w:hint="eastAsia"/>
          <w:spacing w:val="6"/>
          <w:kern w:val="0"/>
          <w:sz w:val="24"/>
          <w:vertAlign w:val="subscript"/>
        </w:rPr>
        <w:t>0</w:t>
      </w:r>
      <w:r>
        <w:rPr>
          <w:rFonts w:ascii="宋体" w:hAnsi="宋体" w:hint="eastAsia"/>
          <w:spacing w:val="6"/>
          <w:kern w:val="0"/>
          <w:sz w:val="24"/>
        </w:rPr>
        <w:t>；</w:t>
      </w:r>
      <w:r>
        <w:rPr>
          <w:rFonts w:ascii="宋体" w:hAnsi="宋体"/>
          <w:spacing w:val="6"/>
          <w:kern w:val="0"/>
          <w:sz w:val="24"/>
        </w:rPr>
        <w:t>使用</w:t>
      </w:r>
      <w:r>
        <w:rPr>
          <w:rFonts w:ascii="宋体" w:hAnsi="宋体" w:hint="eastAsia"/>
          <w:spacing w:val="6"/>
          <w:kern w:val="0"/>
          <w:sz w:val="24"/>
        </w:rPr>
        <w:t>第四</w:t>
      </w:r>
      <w:r>
        <w:rPr>
          <w:rFonts w:ascii="宋体" w:hAnsi="宋体"/>
          <w:spacing w:val="6"/>
          <w:kern w:val="0"/>
          <w:sz w:val="24"/>
        </w:rPr>
        <w:t>变化率和</w:t>
      </w:r>
      <w:r>
        <w:rPr>
          <w:rFonts w:ascii="宋体" w:hAnsi="宋体" w:hint="eastAsia"/>
          <w:spacing w:val="6"/>
          <w:kern w:val="0"/>
          <w:sz w:val="24"/>
        </w:rPr>
        <w:t>第四</w:t>
      </w:r>
      <w:r>
        <w:rPr>
          <w:rFonts w:ascii="宋体" w:hAnsi="宋体"/>
          <w:spacing w:val="6"/>
          <w:kern w:val="0"/>
          <w:sz w:val="24"/>
        </w:rPr>
        <w:t>阈值计算</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spacing w:val="6"/>
          <w:kern w:val="0"/>
          <w:sz w:val="24"/>
        </w:rPr>
        <w:t>；将scVec_CFR</w:t>
      </w:r>
      <w:r>
        <w:rPr>
          <w:rFonts w:ascii="宋体" w:hAnsi="宋体" w:hint="eastAsia"/>
          <w:spacing w:val="6"/>
          <w:kern w:val="0"/>
          <w:sz w:val="24"/>
          <w:vertAlign w:val="subscript"/>
        </w:rPr>
        <w:t>0</w:t>
      </w:r>
      <w:r>
        <w:rPr>
          <w:rFonts w:ascii="宋体" w:hAnsi="宋体" w:hint="eastAsia"/>
          <w:spacing w:val="6"/>
          <w:kern w:val="0"/>
          <w:sz w:val="24"/>
        </w:rPr>
        <w:t>和n-1个</w:t>
      </w:r>
      <w:proofErr w:type="spellStart"/>
      <w:r>
        <w:rPr>
          <w:rFonts w:ascii="宋体" w:hAnsi="宋体" w:hint="eastAsia"/>
          <w:spacing w:val="6"/>
          <w:kern w:val="0"/>
          <w:sz w:val="24"/>
        </w:rPr>
        <w:t>scVec_CFR</w:t>
      </w:r>
      <w:r>
        <w:rPr>
          <w:rFonts w:ascii="宋体" w:hAnsi="宋体" w:hint="eastAsia"/>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复数CFR数据的</w:t>
      </w:r>
      <w:r>
        <w:rPr>
          <w:rFonts w:ascii="宋体" w:hAnsi="宋体" w:hint="eastAsia"/>
          <w:spacing w:val="6"/>
          <w:kern w:val="0"/>
          <w:sz w:val="24"/>
        </w:rPr>
        <w:t>相干空间向量。</w:t>
      </w:r>
    </w:p>
    <w:p w14:paraId="51963A9C" w14:textId="778C9173"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本申请还提出了另一种</w:t>
      </w:r>
      <w:r>
        <w:rPr>
          <w:rFonts w:ascii="宋体" w:hAnsi="宋体"/>
          <w:spacing w:val="6"/>
          <w:kern w:val="0"/>
          <w:sz w:val="24"/>
        </w:rPr>
        <w:t>用于预测信道状态信息的编码方法</w:t>
      </w:r>
      <w:r>
        <w:rPr>
          <w:rFonts w:ascii="宋体" w:hAnsi="宋体" w:hint="eastAsia"/>
          <w:spacing w:val="6"/>
          <w:kern w:val="0"/>
          <w:sz w:val="24"/>
        </w:rPr>
        <w:t>，包括如下步骤。</w:t>
      </w:r>
      <w:r>
        <w:rPr>
          <w:rFonts w:ascii="宋体" w:hAnsi="宋体"/>
          <w:snapToGrid w:val="0"/>
          <w:sz w:val="24"/>
        </w:rPr>
        <w:t>步骤S</w:t>
      </w:r>
      <w:r>
        <w:rPr>
          <w:rFonts w:ascii="宋体" w:hAnsi="宋体" w:hint="eastAsia"/>
          <w:snapToGrid w:val="0"/>
          <w:sz w:val="24"/>
        </w:rPr>
        <w:t>C</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r>
        <w:rPr>
          <w:rFonts w:ascii="宋体" w:hAnsi="宋体" w:hint="eastAsia"/>
          <w:sz w:val="24"/>
        </w:rPr>
        <w:t>信道脉冲响应</w:t>
      </w:r>
      <w:r>
        <w:rPr>
          <w:rFonts w:ascii="宋体" w:hAnsi="宋体" w:hint="eastAsia"/>
          <w:snapToGrid w:val="0"/>
          <w:sz w:val="24"/>
        </w:rPr>
        <w:t>CIR</w:t>
      </w:r>
      <w:r>
        <w:rPr>
          <w:rFonts w:ascii="宋体" w:hAnsi="宋体"/>
          <w:snapToGrid w:val="0"/>
          <w:sz w:val="24"/>
        </w:rPr>
        <w:t>数</w:t>
      </w:r>
      <w:r>
        <w:rPr>
          <w:rFonts w:ascii="宋体" w:hAnsi="宋体"/>
          <w:snapToGrid w:val="0"/>
          <w:sz w:val="24"/>
        </w:rPr>
        <w:lastRenderedPageBreak/>
        <w:t>据</w:t>
      </w:r>
      <w:r>
        <w:rPr>
          <w:rFonts w:ascii="宋体" w:hAnsi="宋体" w:hint="eastAsia"/>
          <w:snapToGrid w:val="0"/>
          <w:sz w:val="24"/>
        </w:rPr>
        <w:t>的相干时间向量</w:t>
      </w:r>
      <w:r>
        <w:rPr>
          <w:rFonts w:ascii="宋体" w:hAnsi="宋体" w:hint="eastAsia"/>
          <w:spacing w:val="6"/>
          <w:kern w:val="0"/>
          <w:sz w:val="24"/>
        </w:rPr>
        <w:t>。</w:t>
      </w:r>
      <w:r>
        <w:rPr>
          <w:rFonts w:ascii="宋体" w:hAnsi="宋体"/>
          <w:snapToGrid w:val="0"/>
          <w:sz w:val="24"/>
        </w:rPr>
        <w:t>步骤S</w:t>
      </w:r>
      <w:r>
        <w:rPr>
          <w:rFonts w:ascii="宋体" w:hAnsi="宋体" w:hint="eastAsia"/>
          <w:snapToGrid w:val="0"/>
          <w:sz w:val="24"/>
        </w:rPr>
        <w:t>C</w:t>
      </w:r>
      <w:r>
        <w:rPr>
          <w:rFonts w:ascii="宋体" w:hAnsi="宋体"/>
          <w:snapToGrid w:val="0"/>
          <w:sz w:val="24"/>
        </w:rPr>
        <w:t>2：</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第三相加数据；</w:t>
      </w:r>
      <w:r>
        <w:rPr>
          <w:rFonts w:ascii="宋体" w:hAnsi="宋体" w:hint="eastAsia"/>
          <w:snapToGrid w:val="0"/>
          <w:sz w:val="24"/>
        </w:rPr>
        <w:t>具体地，编码器对复数CIR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上，得到第三相加数据。</w:t>
      </w:r>
      <w:r>
        <w:rPr>
          <w:rFonts w:ascii="宋体" w:hAnsi="宋体"/>
          <w:snapToGrid w:val="0"/>
          <w:sz w:val="24"/>
        </w:rPr>
        <w:t>步骤S</w:t>
      </w:r>
      <w:r>
        <w:rPr>
          <w:rFonts w:ascii="宋体" w:hAnsi="宋体" w:hint="eastAsia"/>
          <w:snapToGrid w:val="0"/>
          <w:sz w:val="24"/>
        </w:rPr>
        <w:t>C</w:t>
      </w:r>
      <w:r>
        <w:rPr>
          <w:rFonts w:ascii="宋体" w:hAnsi="宋体"/>
          <w:snapToGrid w:val="0"/>
          <w:sz w:val="24"/>
        </w:rPr>
        <w:t>3：</w:t>
      </w:r>
      <w:r>
        <w:rPr>
          <w:rFonts w:ascii="宋体" w:hAnsi="宋体" w:hint="eastAsia"/>
          <w:snapToGrid w:val="0"/>
          <w:sz w:val="24"/>
        </w:rPr>
        <w:t>第三相加数据作为第三深度学习模型的输入，第三深度学习模型输出预测的CFR数据。</w:t>
      </w:r>
      <w:r>
        <w:rPr>
          <w:rFonts w:ascii="宋体" w:hAnsi="宋体"/>
          <w:snapToGrid w:val="0"/>
          <w:sz w:val="24"/>
        </w:rPr>
        <w:t>步骤S</w:t>
      </w:r>
      <w:r>
        <w:rPr>
          <w:rFonts w:ascii="宋体" w:hAnsi="宋体" w:hint="eastAsia"/>
          <w:snapToGrid w:val="0"/>
          <w:sz w:val="24"/>
        </w:rPr>
        <w:t>C</w:t>
      </w:r>
      <w:r>
        <w:rPr>
          <w:rFonts w:ascii="宋体" w:hAnsi="宋体"/>
          <w:snapToGrid w:val="0"/>
          <w:sz w:val="24"/>
        </w:rPr>
        <w:t>4：</w:t>
      </w:r>
      <w:r>
        <w:rPr>
          <w:rFonts w:ascii="宋体" w:hAnsi="宋体" w:hint="eastAsia"/>
          <w:snapToGrid w:val="0"/>
          <w:sz w:val="24"/>
        </w:rPr>
        <w:t>解码器对第三深度学习模型输出的预测的CFR数据进行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的数据维度等同于每个批次的输出数据的拟合目标的数据维度；随后根据每个批次的预测的CFR</w:t>
      </w:r>
      <w:r>
        <w:rPr>
          <w:rFonts w:ascii="宋体" w:hAnsi="宋体"/>
          <w:snapToGrid w:val="0"/>
          <w:sz w:val="24"/>
        </w:rPr>
        <w:t>数据</w:t>
      </w:r>
      <w:del w:id="150" w:author="Shaun YIN" w:date="2025-11-05T16:19:00Z" w16du:dateUtc="2025-11-05T08:19:00Z">
        <w:r w:rsidDel="006D5808">
          <w:rPr>
            <w:rFonts w:ascii="宋体" w:hAnsi="宋体" w:hint="eastAsia"/>
            <w:snapToGrid w:val="0"/>
            <w:sz w:val="24"/>
          </w:rPr>
          <w:delText>、</w:delText>
        </w:r>
      </w:del>
      <w:ins w:id="151" w:author="Shaun YIN" w:date="2025-11-05T16:19:00Z" w16du:dateUtc="2025-11-05T08:19:00Z">
        <w:r w:rsidR="006D5808">
          <w:rPr>
            <w:rFonts w:ascii="宋体" w:hAnsi="宋体" w:hint="eastAsia"/>
            <w:snapToGrid w:val="0"/>
            <w:sz w:val="24"/>
          </w:rPr>
          <w:t>与</w:t>
        </w:r>
      </w:ins>
      <w:r>
        <w:rPr>
          <w:rFonts w:ascii="宋体" w:hAnsi="宋体" w:hint="eastAsia"/>
          <w:snapToGrid w:val="0"/>
          <w:sz w:val="24"/>
        </w:rPr>
        <w:t>每个批次的输出数据的拟合目标</w:t>
      </w:r>
      <w:del w:id="152" w:author="Shaun YIN" w:date="2025-11-05T16:19:00Z" w16du:dateUtc="2025-11-05T08:19:00Z">
        <w:r w:rsidDel="006D5808">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三深度学习模型，使解码器输出的每个批次的预测的CFR数据尽量接近于该批次的输出数据的拟合目标。步骤SC5：先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；随后由</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第三相加数据；随后</w:t>
      </w:r>
      <w:r>
        <w:rPr>
          <w:rFonts w:ascii="宋体" w:hAnsi="宋体" w:hint="eastAsia"/>
          <w:snapToGrid w:val="0"/>
          <w:sz w:val="24"/>
        </w:rPr>
        <w:t>第三相加数据作为训练好的第三深度学习模型的输入，训练好的第三深度学习模型输出预测的CFR数据</w:t>
      </w:r>
      <w:r>
        <w:rPr>
          <w:rFonts w:ascii="宋体" w:hAnsi="宋体" w:hint="eastAsia"/>
          <w:spacing w:val="6"/>
          <w:kern w:val="0"/>
          <w:sz w:val="24"/>
        </w:rPr>
        <w:t>；随后</w:t>
      </w:r>
      <w:r>
        <w:rPr>
          <w:rFonts w:ascii="宋体" w:hAnsi="宋体" w:hint="eastAsia"/>
          <w:snapToGrid w:val="0"/>
          <w:sz w:val="24"/>
        </w:rPr>
        <w:t>解码器对训练好的第三深度学习模型输出的预测的CFR数据进行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0B535FB2" w14:textId="611990B1"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本申请还提出了另一种</w:t>
      </w:r>
      <w:r>
        <w:rPr>
          <w:rFonts w:ascii="宋体" w:hAnsi="宋体"/>
          <w:spacing w:val="6"/>
          <w:kern w:val="0"/>
          <w:sz w:val="24"/>
        </w:rPr>
        <w:t>用于预测信道状态信息的编码方法</w:t>
      </w:r>
      <w:r>
        <w:rPr>
          <w:rFonts w:ascii="宋体" w:hAnsi="宋体" w:hint="eastAsia"/>
          <w:spacing w:val="6"/>
          <w:kern w:val="0"/>
          <w:sz w:val="24"/>
        </w:rPr>
        <w:t>，包括如下步骤。</w:t>
      </w:r>
      <w:r>
        <w:rPr>
          <w:rFonts w:ascii="宋体" w:hAnsi="宋体"/>
          <w:snapToGrid w:val="0"/>
          <w:sz w:val="24"/>
        </w:rPr>
        <w:t>步骤S</w:t>
      </w:r>
      <w:r>
        <w:rPr>
          <w:rFonts w:ascii="宋体" w:hAnsi="宋体" w:hint="eastAsia"/>
          <w:snapToGrid w:val="0"/>
          <w:sz w:val="24"/>
        </w:rPr>
        <w:t>D</w:t>
      </w:r>
      <w:r>
        <w:rPr>
          <w:rFonts w:ascii="宋体" w:hAnsi="宋体"/>
          <w:snapToGrid w:val="0"/>
          <w:sz w:val="24"/>
        </w:rPr>
        <w:t>1：</w:t>
      </w:r>
      <w:r>
        <w:rPr>
          <w:rFonts w:ascii="宋体" w:hAnsi="宋体" w:hint="eastAsia"/>
          <w:snapToGrid w:val="0"/>
          <w:sz w:val="24"/>
        </w:rPr>
        <w:t>根据复数</w:t>
      </w:r>
      <w:r>
        <w:rPr>
          <w:rFonts w:ascii="宋体" w:hAnsi="宋体" w:hint="eastAsia"/>
          <w:spacing w:val="6"/>
          <w:kern w:val="0"/>
          <w:sz w:val="24"/>
        </w:rPr>
        <w:t>信道频率响应</w:t>
      </w:r>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r>
        <w:rPr>
          <w:rFonts w:ascii="宋体" w:hAnsi="宋体" w:hint="eastAsia"/>
          <w:sz w:val="24"/>
        </w:rPr>
        <w:t>信道脉冲响应</w:t>
      </w:r>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snapToGrid w:val="0"/>
          <w:sz w:val="24"/>
        </w:rPr>
        <w:t>步骤S</w:t>
      </w:r>
      <w:r>
        <w:rPr>
          <w:rFonts w:ascii="宋体" w:hAnsi="宋体" w:hint="eastAsia"/>
          <w:snapToGrid w:val="0"/>
          <w:sz w:val="24"/>
        </w:rPr>
        <w:t>D</w:t>
      </w:r>
      <w:r>
        <w:rPr>
          <w:rFonts w:ascii="宋体" w:hAnsi="宋体"/>
          <w:snapToGrid w:val="0"/>
          <w:sz w:val="24"/>
        </w:rPr>
        <w:t>2：</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第四相加数据；</w:t>
      </w:r>
      <w:r>
        <w:rPr>
          <w:rFonts w:ascii="宋体" w:hAnsi="宋体" w:hint="eastAsia"/>
          <w:snapToGrid w:val="0"/>
          <w:sz w:val="24"/>
        </w:rPr>
        <w:t>具体地，编码器对复数CIR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；随后编码器将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上，得到第四相加数据。</w:t>
      </w:r>
      <w:r>
        <w:rPr>
          <w:rFonts w:ascii="宋体" w:hAnsi="宋体"/>
          <w:snapToGrid w:val="0"/>
          <w:sz w:val="24"/>
        </w:rPr>
        <w:t>步骤S</w:t>
      </w:r>
      <w:r>
        <w:rPr>
          <w:rFonts w:ascii="宋体" w:hAnsi="宋体" w:hint="eastAsia"/>
          <w:snapToGrid w:val="0"/>
          <w:sz w:val="24"/>
        </w:rPr>
        <w:t>D</w:t>
      </w:r>
      <w:r>
        <w:rPr>
          <w:rFonts w:ascii="宋体" w:hAnsi="宋体"/>
          <w:snapToGrid w:val="0"/>
          <w:sz w:val="24"/>
        </w:rPr>
        <w:t>3：</w:t>
      </w:r>
      <w:r>
        <w:rPr>
          <w:rFonts w:ascii="宋体" w:hAnsi="宋体" w:hint="eastAsia"/>
          <w:snapToGrid w:val="0"/>
          <w:sz w:val="24"/>
        </w:rPr>
        <w:t>第四相加数据作为第四深度学习模型的输入，第四深度学习模型输出预测的CFR数据。</w:t>
      </w:r>
      <w:r>
        <w:rPr>
          <w:rFonts w:ascii="宋体" w:hAnsi="宋体"/>
          <w:snapToGrid w:val="0"/>
          <w:sz w:val="24"/>
        </w:rPr>
        <w:t>步骤S</w:t>
      </w:r>
      <w:r>
        <w:rPr>
          <w:rFonts w:ascii="宋体" w:hAnsi="宋体" w:hint="eastAsia"/>
          <w:snapToGrid w:val="0"/>
          <w:sz w:val="24"/>
        </w:rPr>
        <w:t>D</w:t>
      </w:r>
      <w:r>
        <w:rPr>
          <w:rFonts w:ascii="宋体" w:hAnsi="宋体"/>
          <w:snapToGrid w:val="0"/>
          <w:sz w:val="24"/>
        </w:rPr>
        <w:t>4：</w:t>
      </w:r>
      <w:r>
        <w:rPr>
          <w:rFonts w:ascii="宋体" w:hAnsi="宋体" w:hint="eastAsia"/>
          <w:snapToGrid w:val="0"/>
          <w:sz w:val="24"/>
        </w:rPr>
        <w:t>解码器对第四深度学习模型输出的预测的CFR数据进行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w:t>
      </w:r>
      <w:r>
        <w:rPr>
          <w:rFonts w:ascii="宋体" w:hAnsi="宋体" w:hint="eastAsia"/>
          <w:snapToGrid w:val="0"/>
          <w:sz w:val="24"/>
        </w:rPr>
        <w:lastRenderedPageBreak/>
        <w:t>出数据的拟合目标的数据维度；随后根据每个批次的预测的CFR</w:t>
      </w:r>
      <w:r>
        <w:rPr>
          <w:rFonts w:ascii="宋体" w:hAnsi="宋体"/>
          <w:snapToGrid w:val="0"/>
          <w:sz w:val="24"/>
        </w:rPr>
        <w:t>数据</w:t>
      </w:r>
      <w:del w:id="153" w:author="Shaun YIN" w:date="2025-11-05T16:19:00Z" w16du:dateUtc="2025-11-05T08:19:00Z">
        <w:r w:rsidDel="006D5808">
          <w:rPr>
            <w:rFonts w:ascii="宋体" w:hAnsi="宋体" w:hint="eastAsia"/>
            <w:snapToGrid w:val="0"/>
            <w:sz w:val="24"/>
          </w:rPr>
          <w:delText>、</w:delText>
        </w:r>
      </w:del>
      <w:ins w:id="154" w:author="Shaun YIN" w:date="2025-11-05T16:19:00Z" w16du:dateUtc="2025-11-05T08:19:00Z">
        <w:r w:rsidR="006D5808">
          <w:rPr>
            <w:rFonts w:ascii="宋体" w:hAnsi="宋体" w:hint="eastAsia"/>
            <w:snapToGrid w:val="0"/>
            <w:sz w:val="24"/>
          </w:rPr>
          <w:t>与</w:t>
        </w:r>
      </w:ins>
      <w:r>
        <w:rPr>
          <w:rFonts w:ascii="宋体" w:hAnsi="宋体" w:hint="eastAsia"/>
          <w:snapToGrid w:val="0"/>
          <w:sz w:val="24"/>
        </w:rPr>
        <w:t>每个批次的输出数据的拟合目标</w:t>
      </w:r>
      <w:del w:id="155" w:author="Shaun YIN" w:date="2025-11-05T16:19:00Z" w16du:dateUtc="2025-11-05T08:19:00Z">
        <w:r w:rsidDel="006D5808">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四深度学习模型，使解码器输出的每个批次的预测的CFR数据尽量接近于该批次的输出数据的拟合目标。步骤SD5：先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；随后由</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第四相加数据；随后</w:t>
      </w:r>
      <w:r>
        <w:rPr>
          <w:rFonts w:ascii="宋体" w:hAnsi="宋体" w:hint="eastAsia"/>
          <w:snapToGrid w:val="0"/>
          <w:sz w:val="24"/>
        </w:rPr>
        <w:t>第四相加数据作为训练好的第四深度学习模型的输入，训练好的第四深度学习模型输出预测的CFR数据</w:t>
      </w:r>
      <w:r>
        <w:rPr>
          <w:rFonts w:ascii="宋体" w:hAnsi="宋体" w:hint="eastAsia"/>
          <w:spacing w:val="6"/>
          <w:kern w:val="0"/>
          <w:sz w:val="24"/>
        </w:rPr>
        <w:t>；随后</w:t>
      </w:r>
      <w:r>
        <w:rPr>
          <w:rFonts w:ascii="宋体" w:hAnsi="宋体" w:hint="eastAsia"/>
          <w:snapToGrid w:val="0"/>
          <w:sz w:val="24"/>
        </w:rPr>
        <w:t>解码器对训练好的第四深度学习模型输出的预测的CFR数据进行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napToGrid w:val="0"/>
          <w:sz w:val="24"/>
        </w:rPr>
        <w:t>。</w:t>
      </w:r>
    </w:p>
    <w:p w14:paraId="188AEE28" w14:textId="711CE386"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本申请还提出了一种</w:t>
      </w:r>
      <w:r>
        <w:rPr>
          <w:rFonts w:ascii="宋体" w:hAnsi="宋体"/>
          <w:spacing w:val="6"/>
          <w:kern w:val="0"/>
          <w:sz w:val="24"/>
        </w:rPr>
        <w:t>用于预测信道状态信息的编码</w:t>
      </w:r>
      <w:r>
        <w:rPr>
          <w:rFonts w:ascii="宋体" w:hAnsi="宋体" w:hint="eastAsia"/>
          <w:spacing w:val="6"/>
          <w:kern w:val="0"/>
          <w:sz w:val="24"/>
        </w:rPr>
        <w:t>系统，包括第一预处理器、第一编码器、第一深度学习模型、第一解码器。所述第一预处理器在训练阶段用于</w:t>
      </w:r>
      <w:r>
        <w:rPr>
          <w:rFonts w:ascii="宋体" w:hAnsi="宋体" w:hint="eastAsia"/>
          <w:snapToGrid w:val="0"/>
          <w:sz w:val="24"/>
        </w:rPr>
        <w:t>根据复数</w:t>
      </w:r>
      <w:ins w:id="156" w:author="Shaun YIN" w:date="2025-11-05T16:21:00Z" w16du:dateUtc="2025-11-05T08:21:00Z">
        <w:r w:rsidR="00F97D77">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；所述第一预处理器在应用阶段用于</w:t>
      </w:r>
      <w:r>
        <w:rPr>
          <w:rFonts w:ascii="宋体" w:hAnsi="宋体" w:hint="eastAsia"/>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所述第一编码器在训练阶段和应用阶段均用于根据复数CFR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w:t>
      </w:r>
      <w:r>
        <w:rPr>
          <w:rFonts w:ascii="宋体" w:hAnsi="宋体" w:hint="eastAsia"/>
          <w:snapToGrid w:val="0"/>
          <w:sz w:val="24"/>
        </w:rPr>
        <w:t>具体地，第一编码器对复数CFR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序列；随后第一编码器通过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；随后第一编码器将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上，得到第一相加数据。</w:t>
      </w:r>
      <w:r>
        <w:rPr>
          <w:rFonts w:ascii="宋体" w:hAnsi="宋体" w:hint="eastAsia"/>
          <w:snapToGrid w:val="0"/>
          <w:sz w:val="24"/>
        </w:rPr>
        <w:t>所述第一深度学习模型在训练阶段和应用阶段均用于将第一相加数据作为输入，输出预测的CFR数据。</w:t>
      </w:r>
      <w:r>
        <w:rPr>
          <w:rFonts w:ascii="宋体" w:hAnsi="宋体" w:hint="eastAsia"/>
          <w:sz w:val="24"/>
        </w:rPr>
        <w:t>所述第一解码器在训练阶段和应用阶段均用于</w:t>
      </w:r>
      <w:r>
        <w:rPr>
          <w:rFonts w:ascii="宋体" w:hAnsi="宋体" w:hint="eastAsia"/>
          <w:snapToGrid w:val="0"/>
          <w:sz w:val="24"/>
        </w:rPr>
        <w:t>对第一深度学习模型</w:t>
      </w:r>
      <w:del w:id="157" w:author="Shaun YIN" w:date="2025-11-05T16:21:00Z" w16du:dateUtc="2025-11-05T08:21:00Z">
        <w:r w:rsidDel="00F97D77">
          <w:rPr>
            <w:rFonts w:ascii="宋体" w:hAnsi="宋体" w:hint="eastAsia"/>
            <w:snapToGrid w:val="0"/>
            <w:sz w:val="24"/>
          </w:rPr>
          <w:delText>A3</w:delText>
        </w:r>
      </w:del>
      <w:r>
        <w:rPr>
          <w:rFonts w:ascii="宋体" w:hAnsi="宋体" w:hint="eastAsia"/>
          <w:snapToGrid w:val="0"/>
          <w:sz w:val="24"/>
        </w:rPr>
        <w:t>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w:t>
      </w:r>
      <w:r>
        <w:rPr>
          <w:rFonts w:ascii="宋体" w:hAnsi="宋体" w:hint="eastAsia"/>
          <w:sz w:val="24"/>
        </w:rPr>
        <w:t>所述第一解码器在训练阶段还用于</w:t>
      </w:r>
      <w:r>
        <w:rPr>
          <w:rFonts w:ascii="宋体" w:hAnsi="宋体" w:hint="eastAsia"/>
          <w:snapToGrid w:val="0"/>
          <w:sz w:val="24"/>
        </w:rPr>
        <w:t>根据每个批次的预测的CFR</w:t>
      </w:r>
      <w:r>
        <w:rPr>
          <w:rFonts w:ascii="宋体" w:hAnsi="宋体"/>
          <w:snapToGrid w:val="0"/>
          <w:sz w:val="24"/>
        </w:rPr>
        <w:t>数据</w:t>
      </w:r>
      <w:del w:id="158" w:author="Shaun YIN" w:date="2025-11-05T16:21:00Z" w16du:dateUtc="2025-11-05T08:21:00Z">
        <w:r w:rsidDel="00F97D77">
          <w:rPr>
            <w:rFonts w:ascii="宋体" w:hAnsi="宋体" w:hint="eastAsia"/>
            <w:snapToGrid w:val="0"/>
            <w:sz w:val="24"/>
          </w:rPr>
          <w:delText>、</w:delText>
        </w:r>
      </w:del>
      <w:ins w:id="159" w:author="Shaun YIN" w:date="2025-11-05T16:21:00Z" w16du:dateUtc="2025-11-05T08:21:00Z">
        <w:r w:rsidR="00F97D77">
          <w:rPr>
            <w:rFonts w:ascii="宋体" w:hAnsi="宋体" w:hint="eastAsia"/>
            <w:snapToGrid w:val="0"/>
            <w:sz w:val="24"/>
          </w:rPr>
          <w:t>与</w:t>
        </w:r>
      </w:ins>
      <w:r>
        <w:rPr>
          <w:rFonts w:ascii="宋体" w:hAnsi="宋体" w:hint="eastAsia"/>
          <w:snapToGrid w:val="0"/>
          <w:sz w:val="24"/>
        </w:rPr>
        <w:t>每个批次的输出数据的拟合目标</w:t>
      </w:r>
      <w:del w:id="160" w:author="Shaun YIN" w:date="2025-11-05T16:21:00Z" w16du:dateUtc="2025-11-05T08:21:00Z">
        <w:r w:rsidDel="00F97D77">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第一深度学习模型，使</w:t>
      </w:r>
      <w:r>
        <w:rPr>
          <w:rFonts w:ascii="宋体" w:hAnsi="宋体" w:hint="eastAsia"/>
          <w:sz w:val="24"/>
        </w:rPr>
        <w:t>第一解码器</w:t>
      </w:r>
      <w:r>
        <w:rPr>
          <w:rFonts w:ascii="宋体" w:hAnsi="宋体" w:hint="eastAsia"/>
          <w:snapToGrid w:val="0"/>
          <w:sz w:val="24"/>
        </w:rPr>
        <w:t>输出的每个批次的预测的CFR数据尽量接近于该批次的输出数据的拟合目标。</w:t>
      </w:r>
    </w:p>
    <w:p w14:paraId="24DF3ABE" w14:textId="64572AE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本申请还提出了另一种</w:t>
      </w:r>
      <w:r>
        <w:rPr>
          <w:rFonts w:ascii="宋体" w:hAnsi="宋体"/>
          <w:spacing w:val="6"/>
          <w:kern w:val="0"/>
          <w:sz w:val="24"/>
        </w:rPr>
        <w:t>用于预测信道状态信息的编码</w:t>
      </w:r>
      <w:r>
        <w:rPr>
          <w:rFonts w:ascii="宋体" w:hAnsi="宋体" w:hint="eastAsia"/>
          <w:spacing w:val="6"/>
          <w:kern w:val="0"/>
          <w:sz w:val="24"/>
        </w:rPr>
        <w:t>系统，包括第二预处理器、第二编码器、第二深度学习模型、第二解码器。所述第二预处理器在训练阶段用于</w:t>
      </w:r>
      <w:r>
        <w:rPr>
          <w:rFonts w:ascii="宋体" w:hAnsi="宋体" w:hint="eastAsia"/>
          <w:snapToGrid w:val="0"/>
          <w:sz w:val="24"/>
        </w:rPr>
        <w:t>根据复数</w:t>
      </w:r>
      <w:ins w:id="161" w:author="Shaun YIN" w:date="2025-11-05T16:23:00Z" w16du:dateUtc="2025-11-05T08:23:00Z">
        <w:r w:rsidR="00FE41C8">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w:t>
      </w:r>
      <w:r>
        <w:rPr>
          <w:rFonts w:ascii="宋体" w:hAnsi="宋体" w:hint="eastAsia"/>
          <w:snapToGrid w:val="0"/>
          <w:sz w:val="24"/>
        </w:rPr>
        <w:lastRenderedPageBreak/>
        <w:t>输出数据的拟合目标、每个批次的输出数据时间掩码、复数CFR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相干空间向量；所述第二预处理器在应用阶段用于</w:t>
      </w:r>
      <w:r>
        <w:rPr>
          <w:rFonts w:ascii="宋体" w:hAnsi="宋体" w:hint="eastAsia"/>
          <w:snapToGrid w:val="0"/>
          <w:sz w:val="24"/>
        </w:rPr>
        <w:t>根据实际场景中获得的历史的复数CFR数据得到每个批次的输入数据、每个批次的输入数据时间掩码、复数CFR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r>
        <w:rPr>
          <w:rFonts w:ascii="宋体" w:hAnsi="宋体" w:hint="eastAsia"/>
          <w:snapToGrid w:val="0"/>
          <w:sz w:val="24"/>
        </w:rPr>
        <w:t>所述第二编码器在训练阶段和应用阶段均用于根据复数CFR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第二相加数据；</w:t>
      </w:r>
      <w:r>
        <w:rPr>
          <w:rFonts w:ascii="宋体" w:hAnsi="宋体" w:hint="eastAsia"/>
          <w:snapToGrid w:val="0"/>
          <w:sz w:val="24"/>
        </w:rPr>
        <w:t>具体地，第二编码器对复数CFR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相干空间向量与</w:t>
      </w:r>
      <w:r>
        <w:rPr>
          <w:rFonts w:ascii="宋体" w:hAnsi="宋体" w:hint="eastAsia"/>
          <w:snapToGrid w:val="0"/>
          <w:sz w:val="24"/>
        </w:rPr>
        <w:t>每个批次的输入数据时间掩码进行矩阵计算，得到每个批次的复数CFR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空间序列；随后</w:t>
      </w:r>
      <w:r>
        <w:rPr>
          <w:rFonts w:ascii="宋体" w:hAnsi="宋体" w:hint="eastAsia"/>
          <w:snapToGrid w:val="0"/>
          <w:sz w:val="24"/>
        </w:rPr>
        <w:t>第二编码器</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w:t>
      </w:r>
      <w:r>
        <w:rPr>
          <w:rFonts w:ascii="宋体" w:hAnsi="宋体" w:hint="eastAsia"/>
          <w:snapToGrid w:val="0"/>
          <w:sz w:val="24"/>
        </w:rPr>
        <w:t>第二编码器</w:t>
      </w:r>
      <w:r>
        <w:rPr>
          <w:rFonts w:ascii="宋体" w:hAnsi="宋体" w:hint="eastAsia"/>
          <w:spacing w:val="6"/>
          <w:kern w:val="0"/>
          <w:sz w:val="24"/>
        </w:rPr>
        <w:t>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del w:id="162" w:author="Shaun YIN" w:date="2025-11-05T16:23:00Z" w16du:dateUtc="2025-11-05T08:23:00Z">
        <w:r w:rsidDel="00FE41C8">
          <w:rPr>
            <w:rFonts w:ascii="宋体" w:hAnsi="宋体" w:hint="eastAsia"/>
            <w:snapToGrid w:val="0"/>
            <w:sz w:val="24"/>
          </w:rPr>
          <w:delText>batch_x</w:delText>
        </w:r>
      </w:del>
      <w:r>
        <w:rPr>
          <w:rFonts w:ascii="宋体" w:hAnsi="宋体" w:hint="eastAsia"/>
          <w:spacing w:val="6"/>
          <w:kern w:val="0"/>
          <w:sz w:val="24"/>
        </w:rPr>
        <w:t>上，得到第二相加数据。所述第二深度学习模型</w:t>
      </w:r>
      <w:r>
        <w:rPr>
          <w:rFonts w:ascii="宋体" w:hAnsi="宋体" w:hint="eastAsia"/>
          <w:snapToGrid w:val="0"/>
          <w:sz w:val="24"/>
        </w:rPr>
        <w:t>在训练阶段和应用阶段均用于将第二相加数据作为输入，输出预测的CFR数据。所述第二解码器在训练阶段和应用阶段均用于对第二深度学习模型输出的预测的CFR数据进行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的数据维度等同于每个批次的输出数据的拟合目标的数据维度或等同于预测维度；所述第二解码器在训练阶段还用于根据每个批次的预测的CFR</w:t>
      </w:r>
      <w:r>
        <w:rPr>
          <w:rFonts w:ascii="宋体" w:hAnsi="宋体"/>
          <w:snapToGrid w:val="0"/>
          <w:sz w:val="24"/>
        </w:rPr>
        <w:t>数据</w:t>
      </w:r>
      <w:del w:id="163" w:author="Shaun YIN" w:date="2025-11-05T16:23:00Z" w16du:dateUtc="2025-11-05T08:23:00Z">
        <w:r w:rsidDel="00FE41C8">
          <w:rPr>
            <w:rFonts w:ascii="宋体" w:hAnsi="宋体" w:hint="eastAsia"/>
            <w:snapToGrid w:val="0"/>
            <w:sz w:val="24"/>
          </w:rPr>
          <w:delText>、</w:delText>
        </w:r>
      </w:del>
      <w:ins w:id="164" w:author="Shaun YIN" w:date="2025-11-05T16:23:00Z" w16du:dateUtc="2025-11-05T08:23:00Z">
        <w:r w:rsidR="00FE41C8">
          <w:rPr>
            <w:rFonts w:ascii="宋体" w:hAnsi="宋体" w:hint="eastAsia"/>
            <w:snapToGrid w:val="0"/>
            <w:sz w:val="24"/>
          </w:rPr>
          <w:t>与</w:t>
        </w:r>
      </w:ins>
      <w:r>
        <w:rPr>
          <w:rFonts w:ascii="宋体" w:hAnsi="宋体" w:hint="eastAsia"/>
          <w:snapToGrid w:val="0"/>
          <w:sz w:val="24"/>
        </w:rPr>
        <w:t>每个批次的输出数据的拟合目标</w:t>
      </w:r>
      <w:del w:id="165" w:author="Shaun YIN" w:date="2025-11-05T16:23:00Z" w16du:dateUtc="2025-11-05T08:23:00Z">
        <w:r w:rsidDel="00FE41C8">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第二深度学习模型，使第二解码器输出的每个批次的预测的CFR数据尽量接近于该批次的输出数据的拟合目标。</w:t>
      </w:r>
    </w:p>
    <w:p w14:paraId="22DD4612" w14:textId="7D9A0F2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本申请还提出了另一种</w:t>
      </w:r>
      <w:r>
        <w:rPr>
          <w:rFonts w:ascii="宋体" w:hAnsi="宋体"/>
          <w:spacing w:val="6"/>
          <w:kern w:val="0"/>
          <w:sz w:val="24"/>
        </w:rPr>
        <w:t>用于预测信道状态信息的编码</w:t>
      </w:r>
      <w:r>
        <w:rPr>
          <w:rFonts w:ascii="宋体" w:hAnsi="宋体" w:hint="eastAsia"/>
          <w:spacing w:val="6"/>
          <w:kern w:val="0"/>
          <w:sz w:val="24"/>
        </w:rPr>
        <w:t>系统，包括第三预处理器、第三编码器、第三深度学习模型、第三解码器。所述第三预处理器在训练阶段用于</w:t>
      </w:r>
      <w:r>
        <w:rPr>
          <w:rFonts w:ascii="宋体" w:hAnsi="宋体" w:hint="eastAsia"/>
          <w:snapToGrid w:val="0"/>
          <w:sz w:val="24"/>
        </w:rPr>
        <w:t>根据复数</w:t>
      </w:r>
      <w:ins w:id="166" w:author="Shaun YIN" w:date="2025-11-05T17:31:00Z" w16du:dateUtc="2025-11-05T09:31:00Z">
        <w:r w:rsidR="00953095">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ins w:id="167" w:author="Shaun YIN" w:date="2025-11-05T17:31:00Z" w16du:dateUtc="2025-11-05T09:31:00Z">
        <w:r w:rsidR="00953095">
          <w:rPr>
            <w:rFonts w:ascii="宋体" w:hAnsi="宋体" w:hint="eastAsia"/>
            <w:spacing w:val="6"/>
            <w:kern w:val="0"/>
            <w:sz w:val="24"/>
          </w:rPr>
          <w:t>信道脉冲响应</w:t>
        </w:r>
      </w:ins>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；所述第三预处理器在应用阶段用于</w:t>
      </w:r>
      <w:r>
        <w:rPr>
          <w:rFonts w:ascii="宋体" w:hAnsi="宋体" w:hint="eastAsia"/>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所述第三编码器在训练阶段和应用阶段均用于根据复数CIR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第三相加数据；</w:t>
      </w:r>
      <w:r>
        <w:rPr>
          <w:rFonts w:ascii="宋体" w:hAnsi="宋体" w:hint="eastAsia"/>
          <w:snapToGrid w:val="0"/>
          <w:sz w:val="24"/>
        </w:rPr>
        <w:t>具体地，第三编码器对复数CIR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序列；随后</w:t>
      </w:r>
      <w:r>
        <w:rPr>
          <w:rFonts w:ascii="宋体" w:hAnsi="宋体" w:hint="eastAsia"/>
          <w:snapToGrid w:val="0"/>
          <w:sz w:val="24"/>
        </w:rPr>
        <w:t>第三编码器</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w:t>
      </w:r>
      <w:r>
        <w:rPr>
          <w:rFonts w:ascii="宋体" w:hAnsi="宋体" w:hint="eastAsia"/>
          <w:snapToGrid w:val="0"/>
          <w:sz w:val="24"/>
        </w:rPr>
        <w:t>第三编码器</w:t>
      </w:r>
      <w:r>
        <w:rPr>
          <w:rFonts w:ascii="宋体" w:hAnsi="宋体" w:hint="eastAsia"/>
          <w:spacing w:val="6"/>
          <w:kern w:val="0"/>
          <w:sz w:val="24"/>
        </w:rPr>
        <w:t>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上，得到第三相加数据。所述第三深度学习模型</w:t>
      </w:r>
      <w:r>
        <w:rPr>
          <w:rFonts w:ascii="宋体" w:hAnsi="宋体" w:hint="eastAsia"/>
          <w:snapToGrid w:val="0"/>
          <w:sz w:val="24"/>
        </w:rPr>
        <w:t>在训练阶段和应用阶段均用于</w:t>
      </w:r>
      <w:r>
        <w:rPr>
          <w:rFonts w:ascii="宋体" w:hAnsi="宋体" w:hint="eastAsia"/>
          <w:spacing w:val="6"/>
          <w:kern w:val="0"/>
          <w:sz w:val="24"/>
        </w:rPr>
        <w:t>将</w:t>
      </w:r>
      <w:r>
        <w:rPr>
          <w:rFonts w:ascii="宋体" w:hAnsi="宋体" w:hint="eastAsia"/>
          <w:snapToGrid w:val="0"/>
          <w:sz w:val="24"/>
        </w:rPr>
        <w:t>第三相加数据作为</w:t>
      </w:r>
      <w:r>
        <w:rPr>
          <w:rFonts w:ascii="宋体" w:hAnsi="宋体" w:hint="eastAsia"/>
          <w:snapToGrid w:val="0"/>
          <w:sz w:val="24"/>
        </w:rPr>
        <w:lastRenderedPageBreak/>
        <w:t>输入，输出预测的CFR数据。所述第三解码器在训练阶段和应用阶段均用于对第三深度学习模型输出的预测的CFR数据进行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的数据维度等同于每个批次的输出数据的拟合目标的数据维度或等同于预测维度；所述第三解码器在训练阶段还用于根据每个批次的预测的CFR</w:t>
      </w:r>
      <w:r>
        <w:rPr>
          <w:rFonts w:ascii="宋体" w:hAnsi="宋体"/>
          <w:snapToGrid w:val="0"/>
          <w:sz w:val="24"/>
        </w:rPr>
        <w:t>数据</w:t>
      </w:r>
      <w:del w:id="168" w:author="Shaun YIN" w:date="2025-11-05T17:31:00Z" w16du:dateUtc="2025-11-05T09:31:00Z">
        <w:r w:rsidDel="00953095">
          <w:rPr>
            <w:rFonts w:ascii="宋体" w:hAnsi="宋体" w:hint="eastAsia"/>
            <w:snapToGrid w:val="0"/>
            <w:sz w:val="24"/>
          </w:rPr>
          <w:delText>、</w:delText>
        </w:r>
      </w:del>
      <w:ins w:id="169" w:author="Shaun YIN" w:date="2025-11-05T17:31:00Z" w16du:dateUtc="2025-11-05T09:31:00Z">
        <w:r w:rsidR="00953095">
          <w:rPr>
            <w:rFonts w:ascii="宋体" w:hAnsi="宋体" w:hint="eastAsia"/>
            <w:snapToGrid w:val="0"/>
            <w:sz w:val="24"/>
          </w:rPr>
          <w:t>与</w:t>
        </w:r>
      </w:ins>
      <w:r>
        <w:rPr>
          <w:rFonts w:ascii="宋体" w:hAnsi="宋体" w:hint="eastAsia"/>
          <w:snapToGrid w:val="0"/>
          <w:sz w:val="24"/>
        </w:rPr>
        <w:t>每个批次的输出数据的拟合目标</w:t>
      </w:r>
      <w:del w:id="170" w:author="Shaun YIN" w:date="2025-11-05T17:31:00Z" w16du:dateUtc="2025-11-05T09:31:00Z">
        <w:r w:rsidDel="00953095">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，进行反向传播训练</w:t>
      </w:r>
      <w:r>
        <w:rPr>
          <w:rFonts w:ascii="宋体" w:hAnsi="宋体" w:hint="eastAsia"/>
          <w:spacing w:val="6"/>
          <w:kern w:val="0"/>
          <w:sz w:val="24"/>
        </w:rPr>
        <w:t>第三深度学习模型</w:t>
      </w:r>
      <w:r>
        <w:rPr>
          <w:rFonts w:ascii="宋体" w:hAnsi="宋体" w:hint="eastAsia"/>
          <w:snapToGrid w:val="0"/>
          <w:sz w:val="24"/>
        </w:rPr>
        <w:t>，使第三解码器输出的每个批次的预测的CFR数据尽量接近于该批次的输出数据的拟合目标。</w:t>
      </w:r>
    </w:p>
    <w:p w14:paraId="1DD5D91D" w14:textId="57EB019F" w:rsidR="00D63461" w:rsidRDefault="00000000">
      <w:pPr>
        <w:adjustRightInd w:val="0"/>
        <w:snapToGrid w:val="0"/>
        <w:spacing w:line="360" w:lineRule="auto"/>
        <w:ind w:firstLineChars="200" w:firstLine="480"/>
        <w:rPr>
          <w:rFonts w:ascii="宋体" w:hAnsi="宋体" w:hint="eastAsia"/>
          <w:sz w:val="24"/>
        </w:rPr>
      </w:pPr>
      <w:r>
        <w:rPr>
          <w:rFonts w:ascii="宋体" w:hAnsi="宋体" w:hint="eastAsia"/>
          <w:snapToGrid w:val="0"/>
          <w:sz w:val="24"/>
        </w:rPr>
        <w:t>本申请还提出了另一种</w:t>
      </w:r>
      <w:r>
        <w:rPr>
          <w:rFonts w:ascii="宋体" w:hAnsi="宋体"/>
          <w:spacing w:val="6"/>
          <w:kern w:val="0"/>
          <w:sz w:val="24"/>
        </w:rPr>
        <w:t>用于预测信道状态信息的编码</w:t>
      </w:r>
      <w:r>
        <w:rPr>
          <w:rFonts w:ascii="宋体" w:hAnsi="宋体" w:hint="eastAsia"/>
          <w:spacing w:val="6"/>
          <w:kern w:val="0"/>
          <w:sz w:val="24"/>
        </w:rPr>
        <w:t>系统，包括第四预处理器、第四编码器、第四深度学习模型、第四解码器。所述第四预处理器在训练阶段用于</w:t>
      </w:r>
      <w:r>
        <w:rPr>
          <w:rFonts w:ascii="宋体" w:hAnsi="宋体" w:hint="eastAsia"/>
          <w:snapToGrid w:val="0"/>
          <w:sz w:val="24"/>
        </w:rPr>
        <w:t>根据复数</w:t>
      </w:r>
      <w:ins w:id="171" w:author="Shaun YIN" w:date="2025-11-05T17:31:00Z" w16du:dateUtc="2025-11-05T09:31:00Z">
        <w:r w:rsidR="00953095">
          <w:rPr>
            <w:rFonts w:ascii="宋体" w:hAnsi="宋体" w:hint="eastAsia"/>
            <w:spacing w:val="6"/>
            <w:kern w:val="0"/>
            <w:sz w:val="24"/>
          </w:rPr>
          <w:t>信道频率响应</w:t>
        </w:r>
      </w:ins>
      <w:r>
        <w:rPr>
          <w:rFonts w:ascii="宋体" w:hAnsi="宋体" w:hint="eastAsia"/>
          <w:snapToGrid w:val="0"/>
          <w:sz w:val="24"/>
        </w:rPr>
        <w:t>CFR</w:t>
      </w:r>
      <w:r>
        <w:rPr>
          <w:rFonts w:ascii="宋体" w:hAnsi="宋体"/>
          <w:snapToGrid w:val="0"/>
          <w:sz w:val="24"/>
        </w:rPr>
        <w:t>数据</w:t>
      </w:r>
      <w:r>
        <w:rPr>
          <w:rFonts w:ascii="宋体" w:hAnsi="宋体" w:hint="eastAsia"/>
          <w:snapToGrid w:val="0"/>
          <w:sz w:val="24"/>
        </w:rPr>
        <w:t>得到每个批次的输入数据、每个批次的输入数据时间掩码、每个批次的输出数据的拟合目标、每个批次的输出数据时间掩码、复数</w:t>
      </w:r>
      <w:ins w:id="172" w:author="Shaun YIN" w:date="2025-11-05T17:31:00Z" w16du:dateUtc="2025-11-05T09:31:00Z">
        <w:r w:rsidR="00953095">
          <w:rPr>
            <w:rFonts w:ascii="宋体" w:hAnsi="宋体" w:hint="eastAsia"/>
            <w:spacing w:val="6"/>
            <w:kern w:val="0"/>
            <w:sz w:val="24"/>
          </w:rPr>
          <w:t>信道脉冲响应</w:t>
        </w:r>
      </w:ins>
      <w:r>
        <w:rPr>
          <w:rFonts w:ascii="宋体" w:hAnsi="宋体" w:hint="eastAsia"/>
          <w:snapToGrid w:val="0"/>
          <w:sz w:val="24"/>
        </w:rPr>
        <w:t>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；所述第四预处理器在应用阶段用于</w:t>
      </w:r>
      <w:r>
        <w:rPr>
          <w:rFonts w:ascii="宋体" w:hAnsi="宋体" w:hint="eastAsia"/>
          <w:snapToGrid w:val="0"/>
          <w:sz w:val="24"/>
        </w:rPr>
        <w:t>根据实际场景中获得的历史的复数CFR数据得到每个批次的输入数据、每个批次的输入数据时间掩码、复数CIR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所述第四编码器在训练阶段和应用阶段均用于根据复数CIR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第四相加数据；</w:t>
      </w:r>
      <w:r>
        <w:rPr>
          <w:rFonts w:ascii="宋体" w:hAnsi="宋体" w:hint="eastAsia"/>
          <w:snapToGrid w:val="0"/>
          <w:sz w:val="24"/>
        </w:rPr>
        <w:t>具体地，第四编码器对复数CIR</w:t>
      </w:r>
      <w:r>
        <w:rPr>
          <w:rFonts w:ascii="宋体" w:hAnsi="宋体"/>
          <w:snapToGrid w:val="0"/>
          <w:sz w:val="24"/>
        </w:rPr>
        <w:t>数据</w:t>
      </w:r>
      <w:r>
        <w:rPr>
          <w:rFonts w:ascii="宋体" w:hAnsi="宋体" w:hint="eastAsia"/>
          <w:snapToGrid w:val="0"/>
          <w:sz w:val="24"/>
        </w:rPr>
        <w:t>的相干空间向量</w:t>
      </w:r>
      <w:r>
        <w:rPr>
          <w:rFonts w:ascii="宋体" w:hAnsi="宋体" w:hint="eastAsia"/>
          <w:spacing w:val="6"/>
          <w:kern w:val="0"/>
          <w:sz w:val="24"/>
        </w:rPr>
        <w:t>与</w:t>
      </w:r>
      <w:r>
        <w:rPr>
          <w:rFonts w:ascii="宋体" w:hAnsi="宋体" w:hint="eastAsia"/>
          <w:snapToGrid w:val="0"/>
          <w:sz w:val="24"/>
        </w:rPr>
        <w:t>每个批次的输入数据时间掩码进行矩阵计算，得到每个批次的复数CIR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序列；随后</w:t>
      </w:r>
      <w:r>
        <w:rPr>
          <w:rFonts w:ascii="宋体" w:hAnsi="宋体" w:hint="eastAsia"/>
          <w:snapToGrid w:val="0"/>
          <w:sz w:val="24"/>
        </w:rPr>
        <w:t>第四编码器</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编码的数据维度等同于</w:t>
      </w:r>
      <w:r>
        <w:rPr>
          <w:rFonts w:ascii="宋体" w:hAnsi="宋体" w:hint="eastAsia"/>
          <w:snapToGrid w:val="0"/>
          <w:sz w:val="24"/>
        </w:rPr>
        <w:t>每个批次的输入数据的数据维度</w:t>
      </w:r>
      <w:r>
        <w:rPr>
          <w:rFonts w:ascii="宋体" w:hAnsi="宋体" w:hint="eastAsia"/>
          <w:spacing w:val="6"/>
          <w:kern w:val="0"/>
          <w:sz w:val="24"/>
        </w:rPr>
        <w:t>；随后</w:t>
      </w:r>
      <w:r>
        <w:rPr>
          <w:rFonts w:ascii="宋体" w:hAnsi="宋体" w:hint="eastAsia"/>
          <w:snapToGrid w:val="0"/>
          <w:sz w:val="24"/>
        </w:rPr>
        <w:t>第四编码器</w:t>
      </w:r>
      <w:r>
        <w:rPr>
          <w:rFonts w:ascii="宋体" w:hAnsi="宋体" w:hint="eastAsia"/>
          <w:spacing w:val="6"/>
          <w:kern w:val="0"/>
          <w:sz w:val="24"/>
        </w:rPr>
        <w:t>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r>
        <w:rPr>
          <w:rFonts w:ascii="宋体" w:hAnsi="宋体" w:hint="eastAsia"/>
          <w:spacing w:val="6"/>
          <w:kern w:val="0"/>
          <w:sz w:val="24"/>
        </w:rPr>
        <w:t>上，得到第四相加数据。所述第四深度学习模型在训练阶段和应用阶段均用于将</w:t>
      </w:r>
      <w:r>
        <w:rPr>
          <w:rFonts w:ascii="宋体" w:hAnsi="宋体" w:hint="eastAsia"/>
          <w:snapToGrid w:val="0"/>
          <w:sz w:val="24"/>
        </w:rPr>
        <w:t>第四相加数据作为输入，输出预测的CFR数据。</w:t>
      </w:r>
      <w:r>
        <w:rPr>
          <w:rFonts w:ascii="宋体" w:hAnsi="宋体" w:hint="eastAsia"/>
          <w:sz w:val="24"/>
        </w:rPr>
        <w:t>所述第四解码器在训练阶段和应用阶段均用于</w:t>
      </w:r>
      <w:r>
        <w:rPr>
          <w:rFonts w:ascii="宋体" w:hAnsi="宋体" w:hint="eastAsia"/>
          <w:snapToGrid w:val="0"/>
          <w:sz w:val="24"/>
        </w:rPr>
        <w:t>对第四深度学习模型输出的预测的CFR数据进行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的数据维度等同于每个批次的输出数据的拟合目标的数据维度或等同于预测维度；</w:t>
      </w:r>
      <w:r>
        <w:rPr>
          <w:rFonts w:ascii="宋体" w:hAnsi="宋体" w:hint="eastAsia"/>
          <w:sz w:val="24"/>
        </w:rPr>
        <w:t>所述第四解码器在训练阶段还用于</w:t>
      </w:r>
      <w:r>
        <w:rPr>
          <w:rFonts w:ascii="宋体" w:hAnsi="宋体" w:hint="eastAsia"/>
          <w:snapToGrid w:val="0"/>
          <w:sz w:val="24"/>
        </w:rPr>
        <w:t>根据每个批次的预测的CFR</w:t>
      </w:r>
      <w:r>
        <w:rPr>
          <w:rFonts w:ascii="宋体" w:hAnsi="宋体"/>
          <w:snapToGrid w:val="0"/>
          <w:sz w:val="24"/>
        </w:rPr>
        <w:t>数据</w:t>
      </w:r>
      <w:del w:id="173" w:author="Shaun YIN" w:date="2025-11-05T17:31:00Z" w16du:dateUtc="2025-11-05T09:31:00Z">
        <w:r w:rsidDel="00953095">
          <w:rPr>
            <w:rFonts w:ascii="宋体" w:hAnsi="宋体" w:hint="eastAsia"/>
            <w:snapToGrid w:val="0"/>
            <w:sz w:val="24"/>
          </w:rPr>
          <w:delText>、</w:delText>
        </w:r>
      </w:del>
      <w:ins w:id="174" w:author="Shaun YIN" w:date="2025-11-05T17:31:00Z" w16du:dateUtc="2025-11-05T09:31:00Z">
        <w:r w:rsidR="00953095">
          <w:rPr>
            <w:rFonts w:ascii="宋体" w:hAnsi="宋体" w:hint="eastAsia"/>
            <w:snapToGrid w:val="0"/>
            <w:sz w:val="24"/>
          </w:rPr>
          <w:t>与</w:t>
        </w:r>
      </w:ins>
      <w:r>
        <w:rPr>
          <w:rFonts w:ascii="宋体" w:hAnsi="宋体" w:hint="eastAsia"/>
          <w:snapToGrid w:val="0"/>
          <w:sz w:val="24"/>
        </w:rPr>
        <w:t>每个批次的输出数据的拟合目标</w:t>
      </w:r>
      <w:del w:id="175" w:author="Shaun YIN" w:date="2025-11-05T17:31:00Z" w16du:dateUtc="2025-11-05T09:31:00Z">
        <w:r w:rsidDel="00953095">
          <w:rPr>
            <w:rFonts w:ascii="宋体" w:hAnsi="宋体" w:hint="eastAsia"/>
            <w:snapToGrid w:val="0"/>
            <w:sz w:val="24"/>
          </w:rPr>
          <w:delText>、每个批次的输出数据时间掩码</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，进行反向传播训练第四深度学习模型，使</w:t>
      </w:r>
      <w:r>
        <w:rPr>
          <w:rFonts w:ascii="宋体" w:hAnsi="宋体" w:hint="eastAsia"/>
          <w:sz w:val="24"/>
        </w:rPr>
        <w:t>第四解码器</w:t>
      </w:r>
      <w:r>
        <w:rPr>
          <w:rFonts w:ascii="宋体" w:hAnsi="宋体" w:hint="eastAsia"/>
          <w:snapToGrid w:val="0"/>
          <w:sz w:val="24"/>
        </w:rPr>
        <w:t>输出的每个批次的预测的CFR数据尽量接近于该批次的输出数据的拟合目标。</w:t>
      </w:r>
    </w:p>
    <w:p w14:paraId="2FF6E655" w14:textId="1F69BFE0" w:rsidR="00D63461" w:rsidRDefault="0000000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本申请取得的有益效果是：</w:t>
      </w:r>
      <w:r>
        <w:rPr>
          <w:rFonts w:ascii="宋体" w:hAnsi="宋体"/>
          <w:snapToGrid w:val="0"/>
          <w:sz w:val="24"/>
        </w:rPr>
        <w:t>通过对信道状态信息计算时序特征并加入编码，将时间</w:t>
      </w:r>
      <w:r>
        <w:rPr>
          <w:rFonts w:ascii="宋体" w:hAnsi="宋体" w:hint="eastAsia"/>
          <w:snapToGrid w:val="0"/>
          <w:sz w:val="24"/>
        </w:rPr>
        <w:t>和空间</w:t>
      </w:r>
      <w:r>
        <w:rPr>
          <w:rFonts w:ascii="宋体" w:hAnsi="宋体"/>
          <w:snapToGrid w:val="0"/>
          <w:sz w:val="24"/>
        </w:rPr>
        <w:t>信息纳入</w:t>
      </w:r>
      <w:r>
        <w:rPr>
          <w:rFonts w:ascii="宋体" w:hAnsi="宋体" w:hint="eastAsia"/>
          <w:snapToGrid w:val="0"/>
          <w:sz w:val="24"/>
        </w:rPr>
        <w:t>深度学习</w:t>
      </w:r>
      <w:r>
        <w:rPr>
          <w:rFonts w:ascii="宋体" w:hAnsi="宋体"/>
          <w:snapToGrid w:val="0"/>
          <w:sz w:val="24"/>
        </w:rPr>
        <w:t>模型</w:t>
      </w:r>
      <w:r>
        <w:rPr>
          <w:rFonts w:ascii="宋体" w:hAnsi="宋体" w:hint="eastAsia"/>
          <w:snapToGrid w:val="0"/>
          <w:sz w:val="24"/>
        </w:rPr>
        <w:t>的输入数据</w:t>
      </w:r>
      <w:r>
        <w:rPr>
          <w:rFonts w:ascii="宋体" w:hAnsi="宋体"/>
          <w:snapToGrid w:val="0"/>
          <w:sz w:val="24"/>
        </w:rPr>
        <w:t>中，从而考虑到信道在未来时刻的相对稳定性时间，解决模型中弱时序</w:t>
      </w:r>
      <w:r>
        <w:rPr>
          <w:rFonts w:ascii="宋体" w:hAnsi="宋体" w:hint="eastAsia"/>
          <w:snapToGrid w:val="0"/>
          <w:sz w:val="24"/>
        </w:rPr>
        <w:t>和空间</w:t>
      </w:r>
      <w:r>
        <w:rPr>
          <w:rFonts w:ascii="宋体" w:hAnsi="宋体"/>
          <w:snapToGrid w:val="0"/>
          <w:sz w:val="24"/>
        </w:rPr>
        <w:t>信息</w:t>
      </w:r>
      <w:r>
        <w:rPr>
          <w:rFonts w:ascii="宋体" w:hAnsi="宋体" w:hint="eastAsia"/>
          <w:snapToGrid w:val="0"/>
          <w:sz w:val="24"/>
        </w:rPr>
        <w:t>捕捉</w:t>
      </w:r>
      <w:r>
        <w:rPr>
          <w:rFonts w:ascii="宋体" w:hAnsi="宋体"/>
          <w:snapToGrid w:val="0"/>
          <w:sz w:val="24"/>
        </w:rPr>
        <w:t>能力的问题，提高信道状态预测的</w:t>
      </w:r>
      <w:ins w:id="176" w:author="Shaun YIN" w:date="2025-11-05T17:32:00Z" w16du:dateUtc="2025-11-05T09:32:00Z">
        <w:r w:rsidR="00756BE1">
          <w:rPr>
            <w:rFonts w:ascii="宋体" w:hAnsi="宋体" w:hint="eastAsia"/>
            <w:snapToGrid w:val="0"/>
            <w:sz w:val="24"/>
          </w:rPr>
          <w:t>可解释性与</w:t>
        </w:r>
      </w:ins>
      <w:r>
        <w:rPr>
          <w:rFonts w:ascii="宋体" w:hAnsi="宋体"/>
          <w:snapToGrid w:val="0"/>
          <w:sz w:val="24"/>
        </w:rPr>
        <w:t>精度</w:t>
      </w:r>
      <w:r>
        <w:rPr>
          <w:rFonts w:ascii="宋体" w:hAnsi="宋体" w:hint="eastAsia"/>
          <w:snapToGrid w:val="0"/>
          <w:sz w:val="24"/>
        </w:rPr>
        <w:t>。</w:t>
      </w:r>
    </w:p>
    <w:p w14:paraId="2DEF1895"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附图说明</w:t>
      </w:r>
    </w:p>
    <w:p w14:paraId="488ECD77"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图1是</w:t>
      </w:r>
      <w:r>
        <w:rPr>
          <w:rFonts w:ascii="宋体" w:hAnsi="宋体" w:hint="eastAsia"/>
          <w:spacing w:val="6"/>
          <w:kern w:val="0"/>
          <w:sz w:val="24"/>
        </w:rPr>
        <w:t>本申请提出的</w:t>
      </w:r>
      <w:r>
        <w:rPr>
          <w:rFonts w:ascii="宋体" w:hAnsi="宋体"/>
          <w:spacing w:val="6"/>
          <w:kern w:val="0"/>
          <w:sz w:val="24"/>
        </w:rPr>
        <w:t>用于预测信道状态信息的编码方法</w:t>
      </w:r>
      <w:r>
        <w:rPr>
          <w:rFonts w:ascii="宋体" w:hAnsi="宋体" w:hint="eastAsia"/>
          <w:spacing w:val="6"/>
          <w:kern w:val="0"/>
          <w:sz w:val="24"/>
        </w:rPr>
        <w:t>的实施例</w:t>
      </w:r>
      <w:proofErr w:type="gramStart"/>
      <w:r>
        <w:rPr>
          <w:rFonts w:ascii="宋体" w:hAnsi="宋体" w:hint="eastAsia"/>
          <w:spacing w:val="6"/>
          <w:kern w:val="0"/>
          <w:sz w:val="24"/>
        </w:rPr>
        <w:t>一</w:t>
      </w:r>
      <w:proofErr w:type="gramEnd"/>
      <w:r>
        <w:rPr>
          <w:rFonts w:ascii="宋体" w:hAnsi="宋体" w:hint="eastAsia"/>
          <w:spacing w:val="6"/>
          <w:kern w:val="0"/>
          <w:sz w:val="24"/>
        </w:rPr>
        <w:t>的流程示意图。</w:t>
      </w:r>
    </w:p>
    <w:p w14:paraId="296D370F"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hint="eastAsia"/>
          <w:sz w:val="24"/>
        </w:rPr>
        <w:lastRenderedPageBreak/>
        <w:t>图2是步骤SA1中获取每个批次的数据的流程示意图。</w:t>
      </w:r>
    </w:p>
    <w:p w14:paraId="5DE5F258"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hint="eastAsia"/>
          <w:sz w:val="24"/>
        </w:rPr>
        <w:t>图3是步骤SA1中计算相干时间向量的第一种实现方式的具体流程示意图。</w:t>
      </w:r>
    </w:p>
    <w:p w14:paraId="598F0723"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hint="eastAsia"/>
          <w:sz w:val="24"/>
        </w:rPr>
        <w:t>图4是步骤SA1中计算相干时间向量的第二种实现方式的具体流程示意图。</w:t>
      </w:r>
    </w:p>
    <w:p w14:paraId="5F11BC81"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w:t>
      </w:r>
      <w:r>
        <w:rPr>
          <w:rFonts w:ascii="宋体" w:hAnsi="宋体" w:hint="eastAsia"/>
          <w:sz w:val="24"/>
        </w:rPr>
        <w:t>5</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用于预测信道状态信息的编码方法</w:t>
      </w:r>
      <w:r>
        <w:rPr>
          <w:rFonts w:ascii="宋体" w:hAnsi="宋体" w:hint="eastAsia"/>
          <w:spacing w:val="6"/>
          <w:kern w:val="0"/>
          <w:sz w:val="24"/>
        </w:rPr>
        <w:t>的实施例二的流程示意图。</w:t>
      </w:r>
    </w:p>
    <w:p w14:paraId="46798531"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hint="eastAsia"/>
          <w:sz w:val="24"/>
        </w:rPr>
        <w:t>图6是步骤SB1中计算相干空间向量的第一种实现方式的具体流程示意图。</w:t>
      </w:r>
    </w:p>
    <w:p w14:paraId="3EF78AF5"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hint="eastAsia"/>
          <w:sz w:val="24"/>
        </w:rPr>
        <w:t>图7是步骤SB1中计算相干空间向量的第二种实现方式的具体流程示意图。</w:t>
      </w:r>
    </w:p>
    <w:p w14:paraId="399AB0E5"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w:t>
      </w:r>
      <w:r>
        <w:rPr>
          <w:rFonts w:ascii="宋体" w:hAnsi="宋体" w:hint="eastAsia"/>
          <w:sz w:val="24"/>
        </w:rPr>
        <w:t>8</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用于预测信道状态信息的编码方法</w:t>
      </w:r>
      <w:r>
        <w:rPr>
          <w:rFonts w:ascii="宋体" w:hAnsi="宋体" w:hint="eastAsia"/>
          <w:spacing w:val="6"/>
          <w:kern w:val="0"/>
          <w:sz w:val="24"/>
        </w:rPr>
        <w:t>的实施例三的流程示意图。</w:t>
      </w:r>
    </w:p>
    <w:p w14:paraId="7E811D80"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w:t>
      </w:r>
      <w:r>
        <w:rPr>
          <w:rFonts w:ascii="宋体" w:hAnsi="宋体" w:hint="eastAsia"/>
          <w:sz w:val="24"/>
        </w:rPr>
        <w:t>9</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用于预测信道状态信息的编码方法</w:t>
      </w:r>
      <w:r>
        <w:rPr>
          <w:rFonts w:ascii="宋体" w:hAnsi="宋体" w:hint="eastAsia"/>
          <w:spacing w:val="6"/>
          <w:kern w:val="0"/>
          <w:sz w:val="24"/>
        </w:rPr>
        <w:t>的实施例四的流程示意图。</w:t>
      </w:r>
    </w:p>
    <w:p w14:paraId="3A55AF50"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图1</w:t>
      </w:r>
      <w:r>
        <w:rPr>
          <w:rFonts w:ascii="宋体" w:hAnsi="宋体" w:hint="eastAsia"/>
          <w:sz w:val="24"/>
        </w:rPr>
        <w:t>0</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w:t>
      </w:r>
      <w:r>
        <w:rPr>
          <w:rFonts w:ascii="宋体" w:hAnsi="宋体" w:hint="eastAsia"/>
          <w:spacing w:val="6"/>
          <w:kern w:val="0"/>
          <w:sz w:val="24"/>
        </w:rPr>
        <w:t>系统的实施例</w:t>
      </w:r>
      <w:proofErr w:type="gramStart"/>
      <w:r>
        <w:rPr>
          <w:rFonts w:ascii="宋体" w:hAnsi="宋体" w:hint="eastAsia"/>
          <w:spacing w:val="6"/>
          <w:kern w:val="0"/>
          <w:sz w:val="24"/>
        </w:rPr>
        <w:t>一</w:t>
      </w:r>
      <w:proofErr w:type="gramEnd"/>
      <w:r>
        <w:rPr>
          <w:rFonts w:ascii="宋体" w:hAnsi="宋体" w:hint="eastAsia"/>
          <w:spacing w:val="6"/>
          <w:kern w:val="0"/>
          <w:sz w:val="24"/>
        </w:rPr>
        <w:t>的结构示意图。</w:t>
      </w:r>
    </w:p>
    <w:p w14:paraId="043354A0"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图1</w:t>
      </w:r>
      <w:r>
        <w:rPr>
          <w:rFonts w:ascii="宋体" w:hAnsi="宋体" w:hint="eastAsia"/>
          <w:sz w:val="24"/>
        </w:rPr>
        <w:t>1</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w:t>
      </w:r>
      <w:r>
        <w:rPr>
          <w:rFonts w:ascii="宋体" w:hAnsi="宋体" w:hint="eastAsia"/>
          <w:spacing w:val="6"/>
          <w:kern w:val="0"/>
          <w:sz w:val="24"/>
        </w:rPr>
        <w:t>系统的实施例二的结构示意图。</w:t>
      </w:r>
    </w:p>
    <w:p w14:paraId="40423952" w14:textId="77777777" w:rsidR="00D63461" w:rsidRDefault="00000000">
      <w:pPr>
        <w:adjustRightInd w:val="0"/>
        <w:snapToGrid w:val="0"/>
        <w:spacing w:line="360" w:lineRule="auto"/>
        <w:ind w:firstLineChars="200" w:firstLine="480"/>
        <w:rPr>
          <w:rFonts w:ascii="宋体" w:hAnsi="宋体" w:hint="eastAsia"/>
          <w:spacing w:val="6"/>
          <w:kern w:val="0"/>
          <w:sz w:val="24"/>
        </w:rPr>
      </w:pPr>
      <w:r>
        <w:rPr>
          <w:rFonts w:ascii="宋体" w:hAnsi="宋体"/>
          <w:sz w:val="24"/>
        </w:rPr>
        <w:t>图1</w:t>
      </w:r>
      <w:r>
        <w:rPr>
          <w:rFonts w:ascii="宋体" w:hAnsi="宋体" w:hint="eastAsia"/>
          <w:sz w:val="24"/>
        </w:rPr>
        <w:t>2</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w:t>
      </w:r>
      <w:r>
        <w:rPr>
          <w:rFonts w:ascii="宋体" w:hAnsi="宋体" w:hint="eastAsia"/>
          <w:spacing w:val="6"/>
          <w:kern w:val="0"/>
          <w:sz w:val="24"/>
        </w:rPr>
        <w:t>系统的实施例三的结构示意图。</w:t>
      </w:r>
    </w:p>
    <w:p w14:paraId="479DC54C"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图1</w:t>
      </w:r>
      <w:r>
        <w:rPr>
          <w:rFonts w:ascii="宋体" w:hAnsi="宋体" w:hint="eastAsia"/>
          <w:sz w:val="24"/>
        </w:rPr>
        <w:t>3</w:t>
      </w:r>
      <w:r>
        <w:rPr>
          <w:rFonts w:ascii="宋体" w:hAnsi="宋体"/>
          <w:sz w:val="24"/>
        </w:rPr>
        <w:t>是</w:t>
      </w:r>
      <w:r>
        <w:rPr>
          <w:rFonts w:ascii="宋体" w:hAnsi="宋体" w:hint="eastAsia"/>
          <w:spacing w:val="6"/>
          <w:kern w:val="0"/>
          <w:sz w:val="24"/>
        </w:rPr>
        <w:t>本申请提出的</w:t>
      </w:r>
      <w:r>
        <w:rPr>
          <w:rFonts w:ascii="宋体" w:hAnsi="宋体"/>
          <w:spacing w:val="6"/>
          <w:kern w:val="0"/>
          <w:sz w:val="24"/>
        </w:rPr>
        <w:t>用于预测信道状态信息的编码</w:t>
      </w:r>
      <w:r>
        <w:rPr>
          <w:rFonts w:ascii="宋体" w:hAnsi="宋体" w:hint="eastAsia"/>
          <w:spacing w:val="6"/>
          <w:kern w:val="0"/>
          <w:sz w:val="24"/>
        </w:rPr>
        <w:t>系统的实施例四的结构示意图。</w:t>
      </w:r>
    </w:p>
    <w:p w14:paraId="0AA6CB88"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图中附图标记说明：</w:t>
      </w:r>
      <w:r>
        <w:rPr>
          <w:rFonts w:ascii="宋体" w:hAnsi="宋体" w:hint="eastAsia"/>
          <w:spacing w:val="6"/>
          <w:kern w:val="0"/>
          <w:sz w:val="24"/>
        </w:rPr>
        <w:t>第一预处理器A1、第一编码器A2、第一深度学习模型A3、第一解码器A4、第二预处理器B1、第二编码器B2、第二深度学习模型B3、第二解码器B4、第三预处理器C1、第三编码器C2、第三深度学习模型C3、第三解码器C4、第四预处理器D1、第四编码器D2、第四深度学习模型D3、第四解码器D4。</w:t>
      </w:r>
    </w:p>
    <w:p w14:paraId="3BDAC87E"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具体实施方式</w:t>
      </w:r>
    </w:p>
    <w:p w14:paraId="534A6A6E"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请参阅图1，本申请提出的</w:t>
      </w:r>
      <w:r>
        <w:rPr>
          <w:rFonts w:ascii="宋体" w:hAnsi="宋体"/>
          <w:spacing w:val="6"/>
          <w:kern w:val="0"/>
          <w:sz w:val="24"/>
        </w:rPr>
        <w:t>用于预测信道状态信息的编码方法</w:t>
      </w:r>
      <w:r>
        <w:rPr>
          <w:rFonts w:ascii="宋体" w:hAnsi="宋体" w:hint="eastAsia"/>
          <w:spacing w:val="6"/>
          <w:kern w:val="0"/>
          <w:sz w:val="24"/>
        </w:rPr>
        <w:t>的实施例</w:t>
      </w:r>
      <w:proofErr w:type="gramStart"/>
      <w:r>
        <w:rPr>
          <w:rFonts w:ascii="宋体" w:hAnsi="宋体" w:hint="eastAsia"/>
          <w:spacing w:val="6"/>
          <w:kern w:val="0"/>
          <w:sz w:val="24"/>
        </w:rPr>
        <w:t>一</w:t>
      </w:r>
      <w:proofErr w:type="gramEnd"/>
      <w:r>
        <w:rPr>
          <w:rFonts w:ascii="宋体" w:hAnsi="宋体" w:hint="eastAsia"/>
          <w:spacing w:val="6"/>
          <w:kern w:val="0"/>
          <w:sz w:val="24"/>
        </w:rPr>
        <w:t>包括如下步骤。</w:t>
      </w:r>
    </w:p>
    <w:p w14:paraId="68E1E3F0" w14:textId="26B72B34"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根据复数CFR</w:t>
      </w:r>
      <w:r>
        <w:rPr>
          <w:rFonts w:ascii="宋体" w:hAnsi="宋体"/>
          <w:spacing w:val="6"/>
          <w:kern w:val="0"/>
          <w:sz w:val="24"/>
        </w:rPr>
        <w:t>（</w:t>
      </w:r>
      <w:r>
        <w:rPr>
          <w:rFonts w:ascii="宋体" w:hAnsi="宋体" w:hint="eastAsia"/>
          <w:spacing w:val="6"/>
          <w:kern w:val="0"/>
          <w:sz w:val="24"/>
        </w:rPr>
        <w:t>c</w:t>
      </w:r>
      <w:r>
        <w:rPr>
          <w:rFonts w:ascii="宋体" w:hAnsi="宋体"/>
          <w:spacing w:val="6"/>
          <w:kern w:val="0"/>
          <w:sz w:val="24"/>
        </w:rPr>
        <w:t xml:space="preserve">hannel </w:t>
      </w:r>
      <w:r>
        <w:rPr>
          <w:rFonts w:ascii="宋体" w:hAnsi="宋体" w:hint="eastAsia"/>
          <w:spacing w:val="6"/>
          <w:kern w:val="0"/>
          <w:sz w:val="24"/>
        </w:rPr>
        <w:t>f</w:t>
      </w:r>
      <w:r>
        <w:rPr>
          <w:rFonts w:ascii="宋体" w:hAnsi="宋体"/>
          <w:spacing w:val="6"/>
          <w:kern w:val="0"/>
          <w:sz w:val="24"/>
        </w:rPr>
        <w:t xml:space="preserve">requency </w:t>
      </w:r>
      <w:r>
        <w:rPr>
          <w:rFonts w:ascii="宋体" w:hAnsi="宋体" w:hint="eastAsia"/>
          <w:spacing w:val="6"/>
          <w:kern w:val="0"/>
          <w:sz w:val="24"/>
        </w:rPr>
        <w:t>r</w:t>
      </w:r>
      <w:r>
        <w:rPr>
          <w:rFonts w:ascii="宋体" w:hAnsi="宋体"/>
          <w:spacing w:val="6"/>
          <w:kern w:val="0"/>
          <w:sz w:val="24"/>
        </w:rPr>
        <w:t>esponse，</w:t>
      </w:r>
      <w:r>
        <w:rPr>
          <w:rFonts w:ascii="宋体" w:hAnsi="宋体" w:hint="eastAsia"/>
          <w:spacing w:val="6"/>
          <w:kern w:val="0"/>
          <w:sz w:val="24"/>
        </w:rPr>
        <w:t>信道频率响应</w:t>
      </w:r>
      <w:r>
        <w:rPr>
          <w:rFonts w:ascii="宋体" w:hAnsi="宋体"/>
          <w:spacing w:val="6"/>
          <w:kern w:val="0"/>
          <w:sz w:val="24"/>
        </w:rPr>
        <w:t>）</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napToGrid w:val="0"/>
          <w:sz w:val="24"/>
        </w:rPr>
        <w:t>。优选地，这一步中的复数CFR数据是通过去重、插补等数据预处理后的数据。</w:t>
      </w:r>
      <w:ins w:id="177" w:author="Shaun YIN" w:date="2025-11-05T14:47:00Z" w16du:dateUtc="2025-11-05T06:47:00Z">
        <w:r w:rsidR="005856F0">
          <w:rPr>
            <w:rFonts w:ascii="宋体" w:hAnsi="宋体" w:hint="eastAsia"/>
            <w:snapToGrid w:val="0"/>
            <w:sz w:val="24"/>
          </w:rPr>
          <w:t>复数CFR</w:t>
        </w:r>
        <w:r w:rsidR="005856F0">
          <w:rPr>
            <w:rFonts w:ascii="宋体" w:hAnsi="宋体"/>
            <w:snapToGrid w:val="0"/>
            <w:sz w:val="24"/>
          </w:rPr>
          <w:t>数据</w:t>
        </w:r>
        <w:r w:rsidR="005856F0">
          <w:rPr>
            <w:rFonts w:ascii="宋体" w:hAnsi="宋体" w:hint="eastAsia"/>
            <w:snapToGrid w:val="0"/>
            <w:sz w:val="24"/>
          </w:rPr>
          <w:t>的相干时间向量</w:t>
        </w:r>
        <w:proofErr w:type="spellStart"/>
        <w:r w:rsidR="005856F0">
          <w:rPr>
            <w:rFonts w:ascii="宋体" w:hAnsi="宋体"/>
            <w:spacing w:val="6"/>
            <w:kern w:val="0"/>
            <w:sz w:val="24"/>
          </w:rPr>
          <w:t>tcVec</w:t>
        </w:r>
        <w:r w:rsidR="005856F0">
          <w:rPr>
            <w:rFonts w:ascii="宋体" w:hAnsi="宋体" w:hint="eastAsia"/>
            <w:spacing w:val="6"/>
            <w:kern w:val="0"/>
            <w:sz w:val="24"/>
          </w:rPr>
          <w:t>_CFR</w:t>
        </w:r>
        <w:proofErr w:type="spellEnd"/>
        <w:r w:rsidR="005856F0">
          <w:rPr>
            <w:rFonts w:ascii="宋体" w:hAnsi="宋体" w:hint="eastAsia"/>
            <w:spacing w:val="6"/>
            <w:kern w:val="0"/>
            <w:sz w:val="24"/>
          </w:rPr>
          <w:t>体现出</w:t>
        </w:r>
        <w:r w:rsidR="005856F0">
          <w:rPr>
            <w:rFonts w:ascii="宋体" w:hAnsi="宋体" w:hint="eastAsia"/>
            <w:sz w:val="24"/>
          </w:rPr>
          <w:t>CFR数据在时间维度的特征。</w:t>
        </w:r>
      </w:ins>
    </w:p>
    <w:p w14:paraId="3CF25032"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2：</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第一相加数据。</w:t>
      </w:r>
    </w:p>
    <w:p w14:paraId="36FB581F"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具体地，编码器对复数CFR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batch_tcSequence_CFR</w:t>
      </w:r>
      <w:proofErr w:type="spellEnd"/>
      <w:r>
        <w:rPr>
          <w:rFonts w:ascii="宋体" w:hAnsi="宋体" w:hint="eastAsia"/>
          <w:spacing w:val="6"/>
          <w:kern w:val="0"/>
          <w:sz w:val="24"/>
        </w:rPr>
        <w:t>。随后编码器通过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batch_tcSequence_CFR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batch_tcEmbedding_CFR</w:t>
      </w:r>
      <w:proofErr w:type="spellEnd"/>
      <w:r>
        <w:rPr>
          <w:rFonts w:ascii="宋体" w:hAnsi="宋体" w:hint="eastAsia"/>
          <w:spacing w:val="6"/>
          <w:kern w:val="0"/>
          <w:sz w:val="24"/>
        </w:rPr>
        <w:t>。所述嵌入函数用于将离散的数据映射到连续高维向量的</w:t>
      </w:r>
      <w:r>
        <w:rPr>
          <w:rFonts w:ascii="宋体" w:hAnsi="宋体" w:hint="eastAsia"/>
          <w:spacing w:val="6"/>
          <w:kern w:val="0"/>
          <w:sz w:val="24"/>
        </w:rPr>
        <w:lastRenderedPageBreak/>
        <w:t>空间中，并且使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batch_tcEmbedding_CFR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batch_tcEmbedding_CFR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上，例如对两者的每个元素的数值直接相加，得到第一相加数据。</w:t>
      </w:r>
    </w:p>
    <w:p w14:paraId="63705B73"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3：</w:t>
      </w:r>
      <w:r>
        <w:rPr>
          <w:rFonts w:ascii="宋体" w:hAnsi="宋体" w:hint="eastAsia"/>
          <w:snapToGrid w:val="0"/>
          <w:sz w:val="24"/>
        </w:rPr>
        <w:t>第一相加数据作为第一深度学习模型的输入，第一深度学习模型输出预测的CFR数据。</w:t>
      </w:r>
      <w:r>
        <w:rPr>
          <w:rFonts w:ascii="宋体" w:hAnsi="宋体" w:hint="eastAsia"/>
          <w:sz w:val="24"/>
        </w:rPr>
        <w:t>第一深度学习模型用于根据过去的CFR数据预测未来的CFR数据，并且侧重于历史CFR数据在时间维度的特征。例如，第一深度学习模型依次包括</w:t>
      </w:r>
      <w:r>
        <w:rPr>
          <w:rFonts w:ascii="宋体" w:hAnsi="宋体" w:hint="eastAsia"/>
          <w:spacing w:val="6"/>
          <w:kern w:val="0"/>
          <w:sz w:val="24"/>
        </w:rPr>
        <w:t>一维卷积层、批量归一化层、激活函数层、池化层，进行特征的提取和权重的学习。</w:t>
      </w:r>
    </w:p>
    <w:p w14:paraId="687141D6" w14:textId="57E19BE1"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A</w:t>
      </w:r>
      <w:r>
        <w:rPr>
          <w:rFonts w:ascii="宋体" w:hAnsi="宋体"/>
          <w:snapToGrid w:val="0"/>
          <w:sz w:val="24"/>
        </w:rPr>
        <w:t>4：</w:t>
      </w:r>
      <w:r>
        <w:rPr>
          <w:rFonts w:ascii="宋体" w:hAnsi="宋体" w:hint="eastAsia"/>
          <w:snapToGrid w:val="0"/>
          <w:sz w:val="24"/>
        </w:rPr>
        <w:t>解码器对第一深度学习模型输出的预测的CFR数据进行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del w:id="178" w:author="Shaun YIN" w:date="2025-11-05T14:49:00Z" w16du:dateUtc="2025-11-05T06:49:00Z">
        <w:r w:rsidDel="009C123E">
          <w:rPr>
            <w:rFonts w:ascii="宋体" w:hAnsi="宋体" w:hint="eastAsia"/>
            <w:snapToGrid w:val="0"/>
            <w:sz w:val="24"/>
          </w:rPr>
          <w:delText>，</w:delText>
        </w:r>
      </w:del>
      <w:ins w:id="179" w:author="Shaun YIN" w:date="2025-11-05T14:49:00Z" w16du:dateUtc="2025-11-05T06:49:00Z">
        <w:r w:rsidR="009C123E">
          <w:rPr>
            <w:rFonts w:ascii="宋体" w:hAnsi="宋体" w:hint="eastAsia"/>
            <w:snapToGrid w:val="0"/>
            <w:sz w:val="24"/>
          </w:rPr>
          <w:t>。所述</w:t>
        </w:r>
      </w:ins>
      <w:r>
        <w:rPr>
          <w:rFonts w:ascii="宋体" w:hAnsi="宋体" w:hint="eastAsia"/>
          <w:snapToGrid w:val="0"/>
          <w:sz w:val="24"/>
        </w:rPr>
        <w:t>裁剪</w:t>
      </w:r>
      <w:del w:id="180" w:author="Shaun YIN" w:date="2025-11-05T14:49:00Z" w16du:dateUtc="2025-11-05T06:49:00Z">
        <w:r w:rsidDel="009C123E">
          <w:rPr>
            <w:rFonts w:ascii="宋体" w:hAnsi="宋体" w:hint="eastAsia"/>
            <w:snapToGrid w:val="0"/>
            <w:sz w:val="24"/>
          </w:rPr>
          <w:delText>的目的</w:delText>
        </w:r>
      </w:del>
      <w:r>
        <w:rPr>
          <w:rFonts w:ascii="宋体" w:hAnsi="宋体" w:hint="eastAsia"/>
          <w:snapToGrid w:val="0"/>
          <w:sz w:val="24"/>
        </w:rPr>
        <w:t>是</w:t>
      </w:r>
      <w:proofErr w:type="gramStart"/>
      <w:r>
        <w:rPr>
          <w:rFonts w:ascii="宋体" w:hAnsi="宋体" w:hint="eastAsia"/>
          <w:snapToGrid w:val="0"/>
          <w:sz w:val="24"/>
        </w:rPr>
        <w:t>让</w:t>
      </w:r>
      <w:ins w:id="181" w:author="Shaun YIN" w:date="2025-11-05T14:50:00Z" w16du:dateUtc="2025-11-05T06:50:00Z">
        <w:r w:rsidR="009C123E">
          <w:rPr>
            <w:rFonts w:ascii="宋体" w:hAnsi="宋体" w:hint="eastAsia"/>
            <w:snapToGrid w:val="0"/>
            <w:sz w:val="24"/>
          </w:rPr>
          <w:t>预测</w:t>
        </w:r>
        <w:proofErr w:type="gramEnd"/>
        <w:r w:rsidR="009C123E">
          <w:rPr>
            <w:rFonts w:ascii="宋体" w:hAnsi="宋体" w:hint="eastAsia"/>
            <w:snapToGrid w:val="0"/>
            <w:sz w:val="24"/>
          </w:rPr>
          <w:t>的CFR数据与每个批次的输出数据时间掩码</w:t>
        </w:r>
        <w:proofErr w:type="spellStart"/>
        <w:r w:rsidR="009C123E">
          <w:rPr>
            <w:rFonts w:ascii="宋体" w:hAnsi="宋体" w:hint="eastAsia"/>
            <w:snapToGrid w:val="0"/>
            <w:sz w:val="24"/>
          </w:rPr>
          <w:t>batch_y_mark</w:t>
        </w:r>
        <w:proofErr w:type="spellEnd"/>
        <w:r w:rsidR="009C123E">
          <w:rPr>
            <w:rFonts w:ascii="宋体" w:hAnsi="宋体" w:hint="eastAsia"/>
            <w:snapToGrid w:val="0"/>
            <w:sz w:val="24"/>
          </w:rPr>
          <w:t>进行矩阵计算，</w:t>
        </w:r>
      </w:ins>
      <w:ins w:id="182" w:author="Shaun YIN" w:date="2025-11-05T14:51:00Z" w16du:dateUtc="2025-11-05T06:51:00Z">
        <w:r w:rsidR="00B1626C">
          <w:rPr>
            <w:rFonts w:ascii="宋体" w:hAnsi="宋体" w:hint="eastAsia"/>
            <w:snapToGrid w:val="0"/>
            <w:sz w:val="24"/>
          </w:rPr>
          <w:t>得到的</w:t>
        </w:r>
      </w:ins>
      <w:r>
        <w:rPr>
          <w:rFonts w:ascii="宋体" w:hAnsi="宋体" w:hint="eastAsia"/>
          <w:snapToGrid w:val="0"/>
          <w:sz w:val="24"/>
        </w:rPr>
        <w:t>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的数据维度。例如，解码器包含</w:t>
      </w:r>
      <w:r>
        <w:rPr>
          <w:rFonts w:ascii="宋体" w:hAnsi="宋体"/>
          <w:snapToGrid w:val="0"/>
          <w:sz w:val="24"/>
        </w:rPr>
        <w:t>全连接层，</w:t>
      </w:r>
      <w:r>
        <w:rPr>
          <w:rFonts w:ascii="宋体" w:hAnsi="宋体" w:hint="eastAsia"/>
          <w:snapToGrid w:val="0"/>
          <w:sz w:val="24"/>
        </w:rPr>
        <w:t>这一步</w:t>
      </w:r>
      <w:r>
        <w:rPr>
          <w:rFonts w:ascii="宋体" w:hAnsi="宋体"/>
          <w:snapToGrid w:val="0"/>
          <w:sz w:val="24"/>
        </w:rPr>
        <w:t>对全连接层</w:t>
      </w:r>
      <w:r>
        <w:rPr>
          <w:rFonts w:ascii="宋体" w:hAnsi="宋体" w:hint="eastAsia"/>
          <w:snapToGrid w:val="0"/>
          <w:sz w:val="24"/>
        </w:rPr>
        <w:t>的</w:t>
      </w:r>
      <w:r>
        <w:rPr>
          <w:rFonts w:ascii="宋体" w:hAnsi="宋体"/>
          <w:snapToGrid w:val="0"/>
          <w:sz w:val="24"/>
        </w:rPr>
        <w:t>输出进行裁剪</w:t>
      </w:r>
      <w:r>
        <w:rPr>
          <w:rFonts w:ascii="宋体" w:hAnsi="宋体" w:hint="eastAsia"/>
          <w:snapToGrid w:val="0"/>
          <w:sz w:val="24"/>
        </w:rPr>
        <w:t>。随后根据每个批次的预测的CFR</w:t>
      </w:r>
      <w:r>
        <w:rPr>
          <w:rFonts w:ascii="宋体" w:hAnsi="宋体"/>
          <w:snapToGrid w:val="0"/>
          <w:sz w:val="24"/>
        </w:rPr>
        <w:t>数据</w:t>
      </w:r>
      <w:del w:id="183" w:author="Shaun YIN" w:date="2025-11-05T14:51:00Z" w16du:dateUtc="2025-11-05T06:51:00Z">
        <w:r w:rsidDel="00B1626C">
          <w:rPr>
            <w:rFonts w:ascii="宋体" w:hAnsi="宋体" w:hint="eastAsia"/>
            <w:snapToGrid w:val="0"/>
            <w:sz w:val="24"/>
          </w:rPr>
          <w:delText>、</w:delText>
        </w:r>
      </w:del>
      <w:ins w:id="184" w:author="Shaun YIN" w:date="2025-11-05T14:51:00Z" w16du:dateUtc="2025-11-05T06:51:00Z">
        <w:r w:rsidR="00B1626C">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185" w:author="Shaun YIN" w:date="2025-11-05T14:51:00Z" w16du:dateUtc="2025-11-05T06:51:00Z">
        <w:r w:rsidDel="00B1626C">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，使解码器输出的每个批次的预测的CFR数据尽量接近于该批次的输出数据的拟合目标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5BF7A0A2" w14:textId="4CDDF7B3"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所述步骤SA2至步骤SA4是对第一深度学习模型</w:t>
      </w:r>
      <w:ins w:id="186" w:author="Shaun YIN" w:date="2025-11-05T14:55:00Z" w16du:dateUtc="2025-11-05T06:55:00Z">
        <w:r w:rsidR="002A1F34">
          <w:rPr>
            <w:rFonts w:ascii="宋体" w:hAnsi="宋体" w:hint="eastAsia"/>
            <w:snapToGrid w:val="0"/>
            <w:sz w:val="24"/>
          </w:rPr>
          <w:t>联合编码器和解码器</w:t>
        </w:r>
      </w:ins>
      <w:r>
        <w:rPr>
          <w:rFonts w:ascii="宋体" w:hAnsi="宋体" w:hint="eastAsia"/>
          <w:snapToGrid w:val="0"/>
          <w:sz w:val="24"/>
        </w:rPr>
        <w:t>进行训练的过程。在训练过程中，例如</w:t>
      </w:r>
      <w:r>
        <w:rPr>
          <w:rFonts w:ascii="宋体" w:hAnsi="宋体"/>
          <w:snapToGrid w:val="0"/>
          <w:sz w:val="24"/>
        </w:rPr>
        <w:t>使用均方误差</w:t>
      </w:r>
      <w:r>
        <w:rPr>
          <w:rFonts w:ascii="宋体" w:hAnsi="宋体"/>
          <w:spacing w:val="6"/>
          <w:kern w:val="0"/>
          <w:sz w:val="24"/>
        </w:rPr>
        <w:t>（</w:t>
      </w:r>
      <w:r>
        <w:rPr>
          <w:rFonts w:ascii="宋体" w:hAnsi="宋体" w:hint="eastAsia"/>
          <w:spacing w:val="6"/>
          <w:kern w:val="0"/>
          <w:sz w:val="24"/>
        </w:rPr>
        <w:t>m</w:t>
      </w:r>
      <w:r>
        <w:rPr>
          <w:rFonts w:ascii="宋体" w:hAnsi="宋体"/>
          <w:spacing w:val="6"/>
          <w:kern w:val="0"/>
          <w:sz w:val="24"/>
        </w:rPr>
        <w:t xml:space="preserve">ean </w:t>
      </w:r>
      <w:r>
        <w:rPr>
          <w:rFonts w:ascii="宋体" w:hAnsi="宋体" w:hint="eastAsia"/>
          <w:spacing w:val="6"/>
          <w:kern w:val="0"/>
          <w:sz w:val="24"/>
        </w:rPr>
        <w:t>s</w:t>
      </w:r>
      <w:r>
        <w:rPr>
          <w:rFonts w:ascii="宋体" w:hAnsi="宋体"/>
          <w:spacing w:val="6"/>
          <w:kern w:val="0"/>
          <w:sz w:val="24"/>
        </w:rPr>
        <w:t xml:space="preserve">quared </w:t>
      </w:r>
      <w:r>
        <w:rPr>
          <w:rFonts w:ascii="宋体" w:hAnsi="宋体" w:hint="eastAsia"/>
          <w:spacing w:val="6"/>
          <w:kern w:val="0"/>
          <w:sz w:val="24"/>
        </w:rPr>
        <w:t>e</w:t>
      </w:r>
      <w:r>
        <w:rPr>
          <w:rFonts w:ascii="宋体" w:hAnsi="宋体"/>
          <w:spacing w:val="6"/>
          <w:kern w:val="0"/>
          <w:sz w:val="24"/>
        </w:rPr>
        <w:t>rror，MSE）</w:t>
      </w:r>
      <w:r>
        <w:rPr>
          <w:rFonts w:ascii="宋体" w:hAnsi="宋体"/>
          <w:snapToGrid w:val="0"/>
          <w:sz w:val="24"/>
        </w:rPr>
        <w:t>函数作为损失函数，计算预测</w:t>
      </w:r>
      <w:r>
        <w:rPr>
          <w:rFonts w:ascii="宋体" w:hAnsi="宋体" w:hint="eastAsia"/>
          <w:snapToGrid w:val="0"/>
          <w:sz w:val="24"/>
        </w:rPr>
        <w:t>结果</w:t>
      </w:r>
      <w:r>
        <w:rPr>
          <w:rFonts w:ascii="宋体" w:hAnsi="宋体"/>
          <w:snapToGrid w:val="0"/>
          <w:sz w:val="24"/>
        </w:rPr>
        <w:t>和</w:t>
      </w:r>
      <w:r>
        <w:rPr>
          <w:rFonts w:ascii="宋体" w:hAnsi="宋体" w:hint="eastAsia"/>
          <w:snapToGrid w:val="0"/>
          <w:sz w:val="24"/>
        </w:rPr>
        <w:t>拟合目标</w:t>
      </w:r>
      <w:r>
        <w:rPr>
          <w:rFonts w:ascii="宋体" w:hAnsi="宋体"/>
          <w:snapToGrid w:val="0"/>
          <w:sz w:val="24"/>
        </w:rPr>
        <w:t>之间的误差并进行反向传播训练</w:t>
      </w:r>
      <w:r>
        <w:rPr>
          <w:rFonts w:ascii="宋体" w:hAnsi="宋体" w:hint="eastAsia"/>
          <w:snapToGrid w:val="0"/>
          <w:sz w:val="24"/>
        </w:rPr>
        <w:t>第一深度学习模型。在训练过程中，例如使用自适应</w:t>
      </w:r>
      <w:proofErr w:type="gramStart"/>
      <w:r>
        <w:rPr>
          <w:rFonts w:ascii="宋体" w:hAnsi="宋体" w:hint="eastAsia"/>
          <w:snapToGrid w:val="0"/>
          <w:sz w:val="24"/>
        </w:rPr>
        <w:t>矩</w:t>
      </w:r>
      <w:proofErr w:type="gramEnd"/>
      <w:r>
        <w:rPr>
          <w:rFonts w:ascii="宋体" w:hAnsi="宋体" w:hint="eastAsia"/>
          <w:snapToGrid w:val="0"/>
          <w:sz w:val="24"/>
        </w:rPr>
        <w:t xml:space="preserve">估计优化器（adaptive moment </w:t>
      </w:r>
      <w:del w:id="187" w:author="Shaun YIN" w:date="2025-11-05T14:53:00Z" w16du:dateUtc="2025-11-05T06:53:00Z">
        <w:r w:rsidDel="00554DFB">
          <w:rPr>
            <w:rFonts w:ascii="宋体" w:hAnsi="宋体" w:hint="eastAsia"/>
            <w:snapToGrid w:val="0"/>
            <w:sz w:val="24"/>
          </w:rPr>
          <w:delText>3</w:delText>
        </w:r>
      </w:del>
      <w:ins w:id="188" w:author="Shaun YIN" w:date="2025-11-05T14:53:00Z" w16du:dateUtc="2025-11-05T06:53:00Z">
        <w:r w:rsidR="00554DFB">
          <w:rPr>
            <w:rFonts w:ascii="宋体" w:hAnsi="宋体" w:hint="eastAsia"/>
            <w:snapToGrid w:val="0"/>
            <w:sz w:val="24"/>
          </w:rPr>
          <w:t>e</w:t>
        </w:r>
      </w:ins>
      <w:r>
        <w:rPr>
          <w:rFonts w:ascii="宋体" w:hAnsi="宋体" w:hint="eastAsia"/>
          <w:snapToGrid w:val="0"/>
          <w:sz w:val="24"/>
        </w:rPr>
        <w:t>stimation，Adam）作为优化算法，提高计算效率。</w:t>
      </w:r>
    </w:p>
    <w:p w14:paraId="45DA444A"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A5：采用训练好的第一深度学习模型联合编码器和解码器基于实际场景中获得的历史的复数CFR数据作为输入，输出预测的未来的CFR数据。所述训练好的第一深度学习模型、编码器、解码器例如部署在移动终端的芯片中。所述实际场景中获得的历史CFR数据例如由传感器采集得到。</w:t>
      </w:r>
    </w:p>
    <w:p w14:paraId="617A91C3"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具体地，先根据实际场景中获得的历史的复数CFR数据得到每个批次的输入数据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（参考步骤SA1）；随后由</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第一相加数据（参考步骤SA2）；随后</w:t>
      </w:r>
      <w:r>
        <w:rPr>
          <w:rFonts w:ascii="宋体" w:hAnsi="宋体" w:hint="eastAsia"/>
          <w:snapToGrid w:val="0"/>
          <w:sz w:val="24"/>
        </w:rPr>
        <w:t>第一相加数据作为第一深度学习模型的输入，第一深度学习模型输出预测的CFR数据</w:t>
      </w:r>
      <w:r>
        <w:rPr>
          <w:rFonts w:ascii="宋体" w:hAnsi="宋体" w:hint="eastAsia"/>
          <w:spacing w:val="6"/>
          <w:kern w:val="0"/>
          <w:sz w:val="24"/>
        </w:rPr>
        <w:t>（参考步骤SA3）；随后</w:t>
      </w:r>
      <w:r>
        <w:rPr>
          <w:rFonts w:ascii="宋体" w:hAnsi="宋体" w:hint="eastAsia"/>
          <w:snapToGrid w:val="0"/>
          <w:sz w:val="24"/>
        </w:rPr>
        <w:t>解码器对第一深度学习模型输出的预测的CFR数据进行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pacing w:val="6"/>
          <w:kern w:val="0"/>
          <w:sz w:val="24"/>
        </w:rPr>
        <w:t>（参考步骤SA4）</w:t>
      </w:r>
      <w:r>
        <w:rPr>
          <w:rFonts w:ascii="宋体" w:hAnsi="宋体" w:hint="eastAsia"/>
          <w:snapToGrid w:val="0"/>
          <w:sz w:val="24"/>
        </w:rPr>
        <w:t>。</w:t>
      </w:r>
    </w:p>
    <w:p w14:paraId="3636DF99"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lastRenderedPageBreak/>
        <w:t>请参阅图2，</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；具体</w:t>
      </w:r>
      <w:r>
        <w:rPr>
          <w:rFonts w:ascii="宋体" w:hAnsi="宋体"/>
          <w:snapToGrid w:val="0"/>
          <w:sz w:val="24"/>
        </w:rPr>
        <w:t>包括</w:t>
      </w:r>
      <w:r>
        <w:rPr>
          <w:rFonts w:ascii="宋体" w:hAnsi="宋体" w:hint="eastAsia"/>
          <w:snapToGrid w:val="0"/>
          <w:sz w:val="24"/>
        </w:rPr>
        <w:t>如下</w:t>
      </w:r>
      <w:r>
        <w:rPr>
          <w:rFonts w:ascii="宋体" w:hAnsi="宋体"/>
          <w:snapToGrid w:val="0"/>
          <w:sz w:val="24"/>
        </w:rPr>
        <w:t>步骤</w:t>
      </w:r>
      <w:r>
        <w:rPr>
          <w:rFonts w:ascii="宋体" w:hAnsi="宋体" w:hint="eastAsia"/>
          <w:snapToGrid w:val="0"/>
          <w:sz w:val="24"/>
        </w:rPr>
        <w:t>。</w:t>
      </w:r>
    </w:p>
    <w:p w14:paraId="722CD0CA"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snapToGrid w:val="0"/>
          <w:sz w:val="24"/>
        </w:rPr>
        <w:t>步骤S</w:t>
      </w:r>
      <w:r>
        <w:rPr>
          <w:rFonts w:ascii="宋体" w:hAnsi="宋体" w:hint="eastAsia"/>
          <w:snapToGrid w:val="0"/>
          <w:sz w:val="24"/>
        </w:rPr>
        <w:t>2</w:t>
      </w:r>
      <w:r>
        <w:rPr>
          <w:rFonts w:ascii="宋体" w:hAnsi="宋体"/>
          <w:snapToGrid w:val="0"/>
          <w:sz w:val="24"/>
        </w:rPr>
        <w:t>1：</w:t>
      </w:r>
      <w:r>
        <w:rPr>
          <w:rFonts w:ascii="宋体" w:hAnsi="宋体" w:hint="eastAsia"/>
          <w:snapToGrid w:val="0"/>
          <w:sz w:val="24"/>
        </w:rPr>
        <w:t>获取过去一段时间的复数</w:t>
      </w:r>
      <w:r>
        <w:rPr>
          <w:rFonts w:ascii="宋体" w:hAnsi="宋体"/>
          <w:snapToGrid w:val="0"/>
          <w:sz w:val="24"/>
        </w:rPr>
        <w:t>CFR数据</w:t>
      </w:r>
      <w:r>
        <w:rPr>
          <w:rFonts w:ascii="宋体" w:hAnsi="宋体" w:hint="eastAsia"/>
          <w:snapToGrid w:val="0"/>
          <w:sz w:val="24"/>
        </w:rPr>
        <w:t>，</w:t>
      </w:r>
      <w:r>
        <w:rPr>
          <w:rFonts w:ascii="宋体" w:hAnsi="宋体"/>
          <w:snapToGrid w:val="0"/>
          <w:sz w:val="24"/>
        </w:rPr>
        <w:t>将</w:t>
      </w:r>
      <w:r>
        <w:rPr>
          <w:rFonts w:ascii="宋体" w:hAnsi="宋体" w:hint="eastAsia"/>
          <w:snapToGrid w:val="0"/>
          <w:sz w:val="24"/>
        </w:rPr>
        <w:t>复数</w:t>
      </w:r>
      <w:r>
        <w:rPr>
          <w:rFonts w:ascii="宋体" w:hAnsi="宋体"/>
          <w:snapToGrid w:val="0"/>
          <w:sz w:val="24"/>
        </w:rPr>
        <w:t>CFR数据拆分</w:t>
      </w:r>
      <w:r>
        <w:rPr>
          <w:rFonts w:ascii="宋体" w:hAnsi="宋体" w:hint="eastAsia"/>
          <w:snapToGrid w:val="0"/>
          <w:sz w:val="24"/>
        </w:rPr>
        <w:t>成</w:t>
      </w:r>
      <w:r>
        <w:rPr>
          <w:rFonts w:ascii="宋体" w:hAnsi="宋体"/>
          <w:snapToGrid w:val="0"/>
          <w:sz w:val="24"/>
        </w:rPr>
        <w:t>实部和虚部并</w:t>
      </w:r>
      <w:r>
        <w:rPr>
          <w:rFonts w:ascii="宋体" w:hAnsi="宋体" w:hint="eastAsia"/>
          <w:snapToGrid w:val="0"/>
          <w:sz w:val="24"/>
        </w:rPr>
        <w:t>进行纵向</w:t>
      </w:r>
      <w:r>
        <w:rPr>
          <w:rFonts w:ascii="宋体" w:hAnsi="宋体"/>
          <w:snapToGrid w:val="0"/>
          <w:sz w:val="24"/>
        </w:rPr>
        <w:t>拼接</w:t>
      </w:r>
      <w:r>
        <w:rPr>
          <w:rFonts w:ascii="宋体" w:hAnsi="宋体" w:hint="eastAsia"/>
          <w:snapToGrid w:val="0"/>
          <w:sz w:val="24"/>
        </w:rPr>
        <w:t>，得到实数CFR数据。复数</w:t>
      </w:r>
      <w:r>
        <w:rPr>
          <w:rFonts w:ascii="宋体" w:hAnsi="宋体"/>
          <w:snapToGrid w:val="0"/>
          <w:sz w:val="24"/>
        </w:rPr>
        <w:t>CFR数据</w:t>
      </w:r>
      <w:r>
        <w:rPr>
          <w:rFonts w:ascii="宋体" w:hAnsi="宋体" w:hint="eastAsia"/>
          <w:snapToGrid w:val="0"/>
          <w:sz w:val="24"/>
        </w:rPr>
        <w:t>是</w:t>
      </w:r>
      <w:r>
        <w:rPr>
          <w:rFonts w:ascii="宋体" w:hAnsi="宋体" w:hint="eastAsia"/>
          <w:spacing w:val="6"/>
          <w:kern w:val="0"/>
          <w:sz w:val="24"/>
        </w:rPr>
        <w:t>一个n行×t列的复数矩阵，n表示子载波数，t表示所述</w:t>
      </w:r>
      <w:r>
        <w:rPr>
          <w:rFonts w:ascii="宋体" w:hAnsi="宋体" w:hint="eastAsia"/>
          <w:snapToGrid w:val="0"/>
          <w:sz w:val="24"/>
        </w:rPr>
        <w:t>复数</w:t>
      </w:r>
      <w:r>
        <w:rPr>
          <w:rFonts w:ascii="宋体" w:hAnsi="宋体"/>
          <w:snapToGrid w:val="0"/>
          <w:sz w:val="24"/>
        </w:rPr>
        <w:t>CFR数据</w:t>
      </w:r>
      <w:r>
        <w:rPr>
          <w:rFonts w:ascii="宋体" w:hAnsi="宋体" w:hint="eastAsia"/>
          <w:snapToGrid w:val="0"/>
          <w:sz w:val="24"/>
        </w:rPr>
        <w:t>的时间长度。复数</w:t>
      </w:r>
      <w:r>
        <w:rPr>
          <w:rFonts w:ascii="宋体" w:hAnsi="宋体"/>
          <w:snapToGrid w:val="0"/>
          <w:sz w:val="24"/>
        </w:rPr>
        <w:t>CFR数据</w:t>
      </w:r>
      <w:r>
        <w:rPr>
          <w:rFonts w:ascii="宋体" w:hAnsi="宋体" w:hint="eastAsia"/>
          <w:snapToGrid w:val="0"/>
          <w:sz w:val="24"/>
        </w:rPr>
        <w:t>中的每一个矩阵元素均为</w:t>
      </w:r>
      <w:r>
        <w:rPr>
          <w:rFonts w:ascii="宋体" w:hAnsi="宋体" w:hint="eastAsia"/>
          <w:spacing w:val="6"/>
          <w:kern w:val="0"/>
          <w:sz w:val="24"/>
        </w:rPr>
        <w:t>a＋j×b的复数形式，其中a表示复数的实数部分，j表示虚数符号，b表示复数的虚数部分。</w:t>
      </w:r>
      <w:r>
        <w:rPr>
          <w:rFonts w:ascii="宋体" w:hAnsi="宋体" w:hint="eastAsia"/>
          <w:snapToGrid w:val="0"/>
          <w:sz w:val="24"/>
        </w:rPr>
        <w:t>复数</w:t>
      </w:r>
      <w:r>
        <w:rPr>
          <w:rFonts w:ascii="宋体" w:hAnsi="宋体"/>
          <w:snapToGrid w:val="0"/>
          <w:sz w:val="24"/>
        </w:rPr>
        <w:t>CFR数据</w:t>
      </w:r>
      <w:r>
        <w:rPr>
          <w:rFonts w:ascii="宋体" w:hAnsi="宋体" w:hint="eastAsia"/>
          <w:snapToGrid w:val="0"/>
          <w:sz w:val="24"/>
        </w:rPr>
        <w:t>中的每一个矩阵元素的实数部分构成一个</w:t>
      </w:r>
      <w:r>
        <w:rPr>
          <w:rFonts w:ascii="宋体" w:hAnsi="宋体" w:hint="eastAsia"/>
          <w:spacing w:val="6"/>
          <w:kern w:val="0"/>
          <w:sz w:val="24"/>
        </w:rPr>
        <w:t>n行×t列的实数矩阵，</w:t>
      </w:r>
      <w:r>
        <w:rPr>
          <w:rFonts w:ascii="宋体" w:hAnsi="宋体" w:hint="eastAsia"/>
          <w:snapToGrid w:val="0"/>
          <w:sz w:val="24"/>
        </w:rPr>
        <w:t>复数</w:t>
      </w:r>
      <w:r>
        <w:rPr>
          <w:rFonts w:ascii="宋体" w:hAnsi="宋体"/>
          <w:snapToGrid w:val="0"/>
          <w:sz w:val="24"/>
        </w:rPr>
        <w:t>CFR数据</w:t>
      </w:r>
      <w:r>
        <w:rPr>
          <w:rFonts w:ascii="宋体" w:hAnsi="宋体" w:hint="eastAsia"/>
          <w:snapToGrid w:val="0"/>
          <w:sz w:val="24"/>
        </w:rPr>
        <w:t>中的每一个矩阵元素的虚数部分也构成一个</w:t>
      </w:r>
      <w:r>
        <w:rPr>
          <w:rFonts w:ascii="宋体" w:hAnsi="宋体" w:hint="eastAsia"/>
          <w:spacing w:val="6"/>
          <w:kern w:val="0"/>
          <w:sz w:val="24"/>
        </w:rPr>
        <w:t>n行×t列的实数矩阵，这两个实数矩阵纵向拼接</w:t>
      </w:r>
      <w:r>
        <w:rPr>
          <w:rFonts w:ascii="宋体" w:hAnsi="宋体" w:hint="eastAsia"/>
          <w:snapToGrid w:val="0"/>
          <w:sz w:val="24"/>
        </w:rPr>
        <w:t>（垂直拼接）</w:t>
      </w:r>
      <w:r>
        <w:rPr>
          <w:rFonts w:ascii="宋体" w:hAnsi="宋体" w:hint="eastAsia"/>
          <w:spacing w:val="6"/>
          <w:kern w:val="0"/>
          <w:sz w:val="24"/>
        </w:rPr>
        <w:t>得到一个2n行×t列的实数矩阵，</w:t>
      </w:r>
      <w:r w:rsidRPr="00EE2437">
        <w:rPr>
          <w:rFonts w:ascii="宋体" w:hAnsi="宋体" w:hint="eastAsia"/>
          <w:spacing w:val="6"/>
          <w:kern w:val="0"/>
          <w:sz w:val="24"/>
          <w:rPrChange w:id="189" w:author="Shaun YIN" w:date="2025-11-05T15:01:00Z" w16du:dateUtc="2025-11-05T07:01:00Z">
            <w:rPr>
              <w:rFonts w:ascii="宋体" w:hAnsi="宋体" w:hint="eastAsia"/>
              <w:color w:val="EE0000"/>
              <w:spacing w:val="6"/>
              <w:kern w:val="0"/>
              <w:sz w:val="24"/>
            </w:rPr>
          </w:rPrChange>
        </w:rPr>
        <w:t>矩阵转置后变成t行×2n列的实数矩阵</w:t>
      </w:r>
      <w:r w:rsidRPr="00EE2437">
        <w:rPr>
          <w:rFonts w:ascii="宋体" w:hAnsi="宋体" w:hint="eastAsia"/>
          <w:spacing w:val="6"/>
          <w:kern w:val="0"/>
          <w:sz w:val="24"/>
        </w:rPr>
        <w:t>，</w:t>
      </w:r>
      <w:r>
        <w:rPr>
          <w:rFonts w:ascii="宋体" w:hAnsi="宋体" w:hint="eastAsia"/>
          <w:spacing w:val="6"/>
          <w:kern w:val="0"/>
          <w:sz w:val="24"/>
        </w:rPr>
        <w:t>这就是</w:t>
      </w:r>
      <w:r>
        <w:rPr>
          <w:rFonts w:ascii="宋体" w:hAnsi="宋体" w:hint="eastAsia"/>
          <w:snapToGrid w:val="0"/>
          <w:sz w:val="24"/>
        </w:rPr>
        <w:t>实数CFR数据；</w:t>
      </w:r>
      <w:r>
        <w:rPr>
          <w:rFonts w:ascii="宋体" w:hAnsi="宋体" w:hint="eastAsia"/>
          <w:spacing w:val="6"/>
          <w:kern w:val="0"/>
          <w:sz w:val="24"/>
        </w:rPr>
        <w:t>n表示子载波数，t表示所述</w:t>
      </w:r>
      <w:r>
        <w:rPr>
          <w:rFonts w:ascii="宋体" w:hAnsi="宋体" w:hint="eastAsia"/>
          <w:snapToGrid w:val="0"/>
          <w:sz w:val="24"/>
        </w:rPr>
        <w:t>实数</w:t>
      </w:r>
      <w:r>
        <w:rPr>
          <w:rFonts w:ascii="宋体" w:hAnsi="宋体"/>
          <w:snapToGrid w:val="0"/>
          <w:sz w:val="24"/>
        </w:rPr>
        <w:t>CFR数据</w:t>
      </w:r>
      <w:r>
        <w:rPr>
          <w:rFonts w:ascii="宋体" w:hAnsi="宋体" w:hint="eastAsia"/>
          <w:snapToGrid w:val="0"/>
          <w:sz w:val="24"/>
        </w:rPr>
        <w:t>的时间长度。</w:t>
      </w:r>
    </w:p>
    <w:p w14:paraId="3C52B7EA"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22</w:t>
      </w:r>
      <w:r>
        <w:rPr>
          <w:rFonts w:ascii="宋体" w:hAnsi="宋体"/>
          <w:snapToGrid w:val="0"/>
          <w:sz w:val="24"/>
        </w:rPr>
        <w:t>：</w:t>
      </w:r>
      <w:r>
        <w:rPr>
          <w:rFonts w:ascii="宋体" w:hAnsi="宋体" w:hint="eastAsia"/>
          <w:snapToGrid w:val="0"/>
          <w:sz w:val="24"/>
        </w:rPr>
        <w:t>从</w:t>
      </w:r>
      <w:r>
        <w:rPr>
          <w:rFonts w:ascii="宋体" w:hAnsi="宋体" w:hint="eastAsia"/>
          <w:spacing w:val="6"/>
          <w:kern w:val="0"/>
          <w:sz w:val="24"/>
        </w:rPr>
        <w:t>实数CFR数据通过滑动时间窗口得到</w:t>
      </w:r>
      <w:r>
        <w:rPr>
          <w:rFonts w:ascii="宋体" w:hAnsi="宋体" w:hint="eastAsia"/>
          <w:snapToGrid w:val="0"/>
          <w:sz w:val="24"/>
        </w:rPr>
        <w:t>深度学习模型的输入数据集X、输入数据时间掩码集</w:t>
      </w:r>
      <w:proofErr w:type="spellStart"/>
      <w:r>
        <w:rPr>
          <w:rFonts w:ascii="宋体" w:hAnsi="宋体" w:hint="eastAsia"/>
          <w:snapToGrid w:val="0"/>
          <w:sz w:val="24"/>
        </w:rPr>
        <w:t>X_mark</w:t>
      </w:r>
      <w:proofErr w:type="spellEnd"/>
      <w:r>
        <w:rPr>
          <w:rFonts w:ascii="宋体" w:hAnsi="宋体" w:hint="eastAsia"/>
          <w:snapToGrid w:val="0"/>
          <w:sz w:val="24"/>
        </w:rPr>
        <w:t>、输出数据的拟合目标集Y、输出数据时间掩码集</w:t>
      </w:r>
      <w:proofErr w:type="spellStart"/>
      <w:r>
        <w:rPr>
          <w:rFonts w:ascii="宋体" w:hAnsi="宋体" w:hint="eastAsia"/>
          <w:snapToGrid w:val="0"/>
          <w:sz w:val="24"/>
        </w:rPr>
        <w:t>Y_mark</w:t>
      </w:r>
      <w:proofErr w:type="spellEnd"/>
      <w:r>
        <w:rPr>
          <w:rFonts w:ascii="宋体" w:hAnsi="宋体" w:hint="eastAsia"/>
          <w:snapToGrid w:val="0"/>
          <w:sz w:val="24"/>
        </w:rPr>
        <w:t>。</w:t>
      </w:r>
    </w:p>
    <w:p w14:paraId="4C666074"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具体地，采用一个长度为</w:t>
      </w:r>
      <w:proofErr w:type="spellStart"/>
      <w:r>
        <w:rPr>
          <w:rFonts w:ascii="宋体" w:hAnsi="宋体" w:hint="eastAsia"/>
          <w:snapToGrid w:val="0"/>
          <w:sz w:val="24"/>
        </w:rPr>
        <w:t>seq</w:t>
      </w:r>
      <w:r>
        <w:rPr>
          <w:rFonts w:ascii="宋体" w:hAnsi="宋体"/>
          <w:snapToGrid w:val="0"/>
          <w:sz w:val="24"/>
        </w:rPr>
        <w:t>_len</w:t>
      </w:r>
      <w:proofErr w:type="spellEnd"/>
      <w:r>
        <w:rPr>
          <w:rFonts w:ascii="宋体" w:hAnsi="宋体" w:hint="eastAsia"/>
          <w:snapToGrid w:val="0"/>
          <w:sz w:val="24"/>
        </w:rPr>
        <w:t>＋</w:t>
      </w:r>
      <w:proofErr w:type="spellStart"/>
      <w:r>
        <w:rPr>
          <w:rFonts w:ascii="宋体" w:hAnsi="宋体"/>
          <w:snapToGrid w:val="0"/>
          <w:sz w:val="24"/>
        </w:rPr>
        <w:t>pred_len</w:t>
      </w:r>
      <w:proofErr w:type="spellEnd"/>
      <w:r>
        <w:rPr>
          <w:rFonts w:ascii="宋体" w:hAnsi="宋体" w:hint="eastAsia"/>
          <w:snapToGrid w:val="0"/>
          <w:sz w:val="24"/>
        </w:rPr>
        <w:t>的时间窗口，以指定步长step在实数CFR数据上滑动该时间窗口，直至该时间窗口覆盖实数CFR数据的所有时间步（time step）。在时间序列预测模型中，</w:t>
      </w:r>
      <w:proofErr w:type="gramStart"/>
      <w:r>
        <w:rPr>
          <w:rFonts w:ascii="宋体" w:hAnsi="宋体" w:hint="eastAsia"/>
          <w:snapToGrid w:val="0"/>
          <w:sz w:val="24"/>
        </w:rPr>
        <w:t>时间步指连续</w:t>
      </w:r>
      <w:proofErr w:type="gramEnd"/>
      <w:r>
        <w:rPr>
          <w:rFonts w:ascii="宋体" w:hAnsi="宋体" w:hint="eastAsia"/>
          <w:snapToGrid w:val="0"/>
          <w:sz w:val="24"/>
        </w:rPr>
        <w:t>观察点的数量。例如，使用过去的一个或多个时间步（即过去的一个或多个连续观察点）的数据来预测未来的一个或多个时间步（即未来的一个或多个连续预测点）的数据。</w:t>
      </w:r>
      <w:r w:rsidRPr="00EE2437">
        <w:rPr>
          <w:rFonts w:ascii="宋体" w:hAnsi="宋体" w:hint="eastAsia"/>
          <w:snapToGrid w:val="0"/>
          <w:sz w:val="24"/>
        </w:rPr>
        <w:t>该时间窗口每次覆盖的</w:t>
      </w:r>
      <w:r w:rsidRPr="00EE2437">
        <w:rPr>
          <w:rFonts w:ascii="宋体" w:hAnsi="宋体" w:hint="eastAsia"/>
          <w:snapToGrid w:val="0"/>
          <w:sz w:val="24"/>
          <w:rPrChange w:id="190" w:author="Shaun YIN" w:date="2025-11-05T15:03:00Z" w16du:dateUtc="2025-11-05T07:03:00Z">
            <w:rPr>
              <w:rFonts w:ascii="宋体" w:hAnsi="宋体" w:hint="eastAsia"/>
              <w:snapToGrid w:val="0"/>
              <w:color w:val="EE0000"/>
              <w:sz w:val="24"/>
            </w:rPr>
          </w:rPrChange>
        </w:rPr>
        <w:t>时间</w:t>
      </w:r>
      <w:r w:rsidRPr="00EE2437">
        <w:rPr>
          <w:rFonts w:ascii="宋体" w:hAnsi="宋体" w:hint="eastAsia"/>
          <w:snapToGrid w:val="0"/>
          <w:sz w:val="24"/>
        </w:rPr>
        <w:t>长度为</w:t>
      </w:r>
      <w:proofErr w:type="spellStart"/>
      <w:r w:rsidRPr="00EE2437">
        <w:rPr>
          <w:rFonts w:ascii="宋体" w:hAnsi="宋体" w:hint="eastAsia"/>
          <w:snapToGrid w:val="0"/>
          <w:sz w:val="24"/>
        </w:rPr>
        <w:t>seq</w:t>
      </w:r>
      <w:r w:rsidRPr="00EE2437">
        <w:rPr>
          <w:rFonts w:ascii="宋体" w:hAnsi="宋体"/>
          <w:snapToGrid w:val="0"/>
          <w:sz w:val="24"/>
        </w:rPr>
        <w:t>_len</w:t>
      </w:r>
      <w:proofErr w:type="spellEnd"/>
      <w:r w:rsidRPr="00EE2437">
        <w:rPr>
          <w:rFonts w:ascii="宋体" w:hAnsi="宋体" w:hint="eastAsia"/>
          <w:snapToGrid w:val="0"/>
          <w:sz w:val="24"/>
        </w:rPr>
        <w:t>＋</w:t>
      </w:r>
      <w:proofErr w:type="spellStart"/>
      <w:r w:rsidRPr="00EE2437">
        <w:rPr>
          <w:rFonts w:ascii="宋体" w:hAnsi="宋体"/>
          <w:snapToGrid w:val="0"/>
          <w:sz w:val="24"/>
        </w:rPr>
        <w:t>pred_len</w:t>
      </w:r>
      <w:proofErr w:type="spellEnd"/>
      <w:r w:rsidRPr="00EE2437">
        <w:rPr>
          <w:rFonts w:ascii="宋体" w:hAnsi="宋体" w:hint="eastAsia"/>
          <w:snapToGrid w:val="0"/>
          <w:sz w:val="24"/>
        </w:rPr>
        <w:t>的实数CFR数据中，在前的</w:t>
      </w:r>
      <w:r w:rsidRPr="00EE2437">
        <w:rPr>
          <w:rFonts w:ascii="宋体" w:hAnsi="宋体" w:hint="eastAsia"/>
          <w:snapToGrid w:val="0"/>
          <w:sz w:val="24"/>
          <w:rPrChange w:id="191" w:author="Shaun YIN" w:date="2025-11-05T15:03:00Z" w16du:dateUtc="2025-11-05T07:03:00Z">
            <w:rPr>
              <w:rFonts w:ascii="宋体" w:hAnsi="宋体" w:hint="eastAsia"/>
              <w:snapToGrid w:val="0"/>
              <w:color w:val="EE0000"/>
              <w:sz w:val="24"/>
            </w:rPr>
          </w:rPrChange>
        </w:rPr>
        <w:t>时间</w:t>
      </w:r>
      <w:r w:rsidRPr="00EE2437">
        <w:rPr>
          <w:rFonts w:ascii="宋体" w:hAnsi="宋体" w:hint="eastAsia"/>
          <w:snapToGrid w:val="0"/>
          <w:sz w:val="24"/>
        </w:rPr>
        <w:t>长度为</w:t>
      </w:r>
      <w:proofErr w:type="spellStart"/>
      <w:r w:rsidRPr="00EE2437">
        <w:rPr>
          <w:rFonts w:ascii="宋体" w:hAnsi="宋体" w:hint="eastAsia"/>
          <w:snapToGrid w:val="0"/>
          <w:sz w:val="24"/>
        </w:rPr>
        <w:t>seq</w:t>
      </w:r>
      <w:r w:rsidRPr="00EE2437">
        <w:rPr>
          <w:rFonts w:ascii="宋体" w:hAnsi="宋体"/>
          <w:snapToGrid w:val="0"/>
          <w:sz w:val="24"/>
        </w:rPr>
        <w:t>_len</w:t>
      </w:r>
      <w:proofErr w:type="spellEnd"/>
      <w:r w:rsidRPr="00EE2437">
        <w:rPr>
          <w:rFonts w:ascii="宋体" w:hAnsi="宋体" w:hint="eastAsia"/>
          <w:snapToGrid w:val="0"/>
          <w:sz w:val="24"/>
        </w:rPr>
        <w:t>的数据称为x，数据x所覆盖的</w:t>
      </w:r>
      <w:r w:rsidRPr="00EE2437">
        <w:rPr>
          <w:rFonts w:ascii="宋体" w:hAnsi="宋体" w:hint="eastAsia"/>
          <w:snapToGrid w:val="0"/>
          <w:sz w:val="24"/>
          <w:rPrChange w:id="192" w:author="Shaun YIN" w:date="2025-11-05T15:03:00Z" w16du:dateUtc="2025-11-05T07:03:00Z">
            <w:rPr>
              <w:rFonts w:ascii="宋体" w:hAnsi="宋体" w:hint="eastAsia"/>
              <w:snapToGrid w:val="0"/>
              <w:color w:val="EE0000"/>
              <w:sz w:val="24"/>
            </w:rPr>
          </w:rPrChange>
        </w:rPr>
        <w:t>时间</w:t>
      </w:r>
      <w:r w:rsidRPr="00EE2437">
        <w:rPr>
          <w:rFonts w:ascii="宋体" w:hAnsi="宋体" w:hint="eastAsia"/>
          <w:snapToGrid w:val="0"/>
          <w:sz w:val="24"/>
        </w:rPr>
        <w:t>长度为</w:t>
      </w:r>
      <w:proofErr w:type="spellStart"/>
      <w:r w:rsidRPr="00EE2437">
        <w:rPr>
          <w:rFonts w:ascii="宋体" w:hAnsi="宋体" w:hint="eastAsia"/>
          <w:snapToGrid w:val="0"/>
          <w:sz w:val="24"/>
        </w:rPr>
        <w:t>seq</w:t>
      </w:r>
      <w:r w:rsidRPr="00EE2437">
        <w:rPr>
          <w:rFonts w:ascii="宋体" w:hAnsi="宋体"/>
          <w:snapToGrid w:val="0"/>
          <w:sz w:val="24"/>
        </w:rPr>
        <w:t>_len</w:t>
      </w:r>
      <w:proofErr w:type="spellEnd"/>
      <w:r w:rsidRPr="00EE2437">
        <w:rPr>
          <w:rFonts w:ascii="宋体" w:hAnsi="宋体" w:hint="eastAsia"/>
          <w:snapToGrid w:val="0"/>
          <w:sz w:val="24"/>
        </w:rPr>
        <w:t>的时间窗口作为输入数据时间掩码</w:t>
      </w:r>
      <w:proofErr w:type="spellStart"/>
      <w:r w:rsidRPr="00EE2437">
        <w:rPr>
          <w:rFonts w:ascii="宋体" w:hAnsi="宋体" w:hint="eastAsia"/>
          <w:snapToGrid w:val="0"/>
          <w:sz w:val="24"/>
        </w:rPr>
        <w:t>x_mark</w:t>
      </w:r>
      <w:proofErr w:type="spellEnd"/>
      <w:r w:rsidRPr="00EE2437">
        <w:rPr>
          <w:rFonts w:ascii="宋体" w:hAnsi="宋体" w:hint="eastAsia"/>
          <w:snapToGrid w:val="0"/>
          <w:sz w:val="24"/>
        </w:rPr>
        <w:t>；在后的</w:t>
      </w:r>
      <w:r w:rsidRPr="00EE2437">
        <w:rPr>
          <w:rFonts w:ascii="宋体" w:hAnsi="宋体" w:hint="eastAsia"/>
          <w:snapToGrid w:val="0"/>
          <w:sz w:val="24"/>
          <w:rPrChange w:id="193" w:author="Shaun YIN" w:date="2025-11-05T15:03:00Z" w16du:dateUtc="2025-11-05T07:03:00Z">
            <w:rPr>
              <w:rFonts w:ascii="宋体" w:hAnsi="宋体" w:hint="eastAsia"/>
              <w:snapToGrid w:val="0"/>
              <w:color w:val="EE0000"/>
              <w:sz w:val="24"/>
            </w:rPr>
          </w:rPrChange>
        </w:rPr>
        <w:t>时间</w:t>
      </w:r>
      <w:r w:rsidRPr="00EE2437">
        <w:rPr>
          <w:rFonts w:ascii="宋体" w:hAnsi="宋体" w:hint="eastAsia"/>
          <w:snapToGrid w:val="0"/>
          <w:sz w:val="24"/>
        </w:rPr>
        <w:t>长度为</w:t>
      </w:r>
      <w:proofErr w:type="spellStart"/>
      <w:r w:rsidRPr="00EE2437">
        <w:rPr>
          <w:rFonts w:ascii="宋体" w:hAnsi="宋体"/>
          <w:snapToGrid w:val="0"/>
          <w:sz w:val="24"/>
        </w:rPr>
        <w:t>pred_len</w:t>
      </w:r>
      <w:proofErr w:type="spellEnd"/>
      <w:r w:rsidRPr="00EE2437">
        <w:rPr>
          <w:rFonts w:ascii="宋体" w:hAnsi="宋体" w:hint="eastAsia"/>
          <w:snapToGrid w:val="0"/>
          <w:sz w:val="24"/>
        </w:rPr>
        <w:t>的数据称为y，数据y所覆盖的</w:t>
      </w:r>
      <w:r w:rsidRPr="00EE2437">
        <w:rPr>
          <w:rFonts w:ascii="宋体" w:hAnsi="宋体" w:hint="eastAsia"/>
          <w:snapToGrid w:val="0"/>
          <w:sz w:val="24"/>
          <w:rPrChange w:id="194" w:author="Shaun YIN" w:date="2025-11-05T15:03:00Z" w16du:dateUtc="2025-11-05T07:03:00Z">
            <w:rPr>
              <w:rFonts w:ascii="宋体" w:hAnsi="宋体" w:hint="eastAsia"/>
              <w:snapToGrid w:val="0"/>
              <w:color w:val="EE0000"/>
              <w:sz w:val="24"/>
            </w:rPr>
          </w:rPrChange>
        </w:rPr>
        <w:t>时间</w:t>
      </w:r>
      <w:r w:rsidRPr="00EE2437">
        <w:rPr>
          <w:rFonts w:ascii="宋体" w:hAnsi="宋体" w:hint="eastAsia"/>
          <w:snapToGrid w:val="0"/>
          <w:sz w:val="24"/>
        </w:rPr>
        <w:t>长度为</w:t>
      </w:r>
      <w:proofErr w:type="spellStart"/>
      <w:r w:rsidRPr="00EE2437">
        <w:rPr>
          <w:rFonts w:ascii="宋体" w:hAnsi="宋体"/>
          <w:snapToGrid w:val="0"/>
          <w:sz w:val="24"/>
        </w:rPr>
        <w:t>pred_len</w:t>
      </w:r>
      <w:proofErr w:type="spellEnd"/>
      <w:r w:rsidRPr="00EE2437">
        <w:rPr>
          <w:rFonts w:ascii="宋体" w:hAnsi="宋体" w:hint="eastAsia"/>
          <w:snapToGrid w:val="0"/>
          <w:sz w:val="24"/>
        </w:rPr>
        <w:t>的时间窗口作为输出数据时间掩码</w:t>
      </w:r>
      <w:proofErr w:type="spellStart"/>
      <w:r w:rsidRPr="00EE2437">
        <w:rPr>
          <w:rFonts w:ascii="宋体" w:hAnsi="宋体" w:hint="eastAsia"/>
          <w:snapToGrid w:val="0"/>
          <w:sz w:val="24"/>
        </w:rPr>
        <w:t>y_mark</w:t>
      </w:r>
      <w:proofErr w:type="spellEnd"/>
      <w:r>
        <w:rPr>
          <w:rFonts w:ascii="宋体" w:hAnsi="宋体" w:hint="eastAsia"/>
          <w:snapToGrid w:val="0"/>
          <w:sz w:val="24"/>
        </w:rPr>
        <w:t>。拼接每个时间窗口的数据x得到序列X，作为深度学习模型的输入数据集。拼接每个时间窗口的输入数据时间掩码</w:t>
      </w:r>
      <w:proofErr w:type="spellStart"/>
      <w:r>
        <w:rPr>
          <w:rFonts w:ascii="宋体" w:hAnsi="宋体" w:hint="eastAsia"/>
          <w:snapToGrid w:val="0"/>
          <w:sz w:val="24"/>
        </w:rPr>
        <w:t>x_mark</w:t>
      </w:r>
      <w:proofErr w:type="spellEnd"/>
      <w:r>
        <w:rPr>
          <w:rFonts w:ascii="宋体" w:hAnsi="宋体" w:hint="eastAsia"/>
          <w:snapToGrid w:val="0"/>
          <w:sz w:val="24"/>
        </w:rPr>
        <w:t>得到序列</w:t>
      </w:r>
      <w:proofErr w:type="spellStart"/>
      <w:r>
        <w:rPr>
          <w:rFonts w:ascii="宋体" w:hAnsi="宋体" w:hint="eastAsia"/>
          <w:snapToGrid w:val="0"/>
          <w:sz w:val="24"/>
        </w:rPr>
        <w:t>X_mark</w:t>
      </w:r>
      <w:proofErr w:type="spellEnd"/>
      <w:r>
        <w:rPr>
          <w:rFonts w:ascii="宋体" w:hAnsi="宋体" w:hint="eastAsia"/>
          <w:snapToGrid w:val="0"/>
          <w:sz w:val="24"/>
        </w:rPr>
        <w:t>，作为深度学习模型的输入数据时间掩码集。拼接每个时间窗口的数据y得到序列Y，作为深度学习模型的输出数据的拟合目标集。拼接每个时间窗口的输出数据时间掩码</w:t>
      </w:r>
      <w:proofErr w:type="spellStart"/>
      <w:r>
        <w:rPr>
          <w:rFonts w:ascii="宋体" w:hAnsi="宋体" w:hint="eastAsia"/>
          <w:snapToGrid w:val="0"/>
          <w:sz w:val="24"/>
        </w:rPr>
        <w:t>y_mark</w:t>
      </w:r>
      <w:proofErr w:type="spellEnd"/>
      <w:r>
        <w:rPr>
          <w:rFonts w:ascii="宋体" w:hAnsi="宋体" w:hint="eastAsia"/>
          <w:snapToGrid w:val="0"/>
          <w:sz w:val="24"/>
        </w:rPr>
        <w:t>得到序列</w:t>
      </w:r>
      <w:proofErr w:type="spellStart"/>
      <w:r>
        <w:rPr>
          <w:rFonts w:ascii="宋体" w:hAnsi="宋体" w:hint="eastAsia"/>
          <w:snapToGrid w:val="0"/>
          <w:sz w:val="24"/>
        </w:rPr>
        <w:t>Y_mark</w:t>
      </w:r>
      <w:proofErr w:type="spellEnd"/>
      <w:r>
        <w:rPr>
          <w:rFonts w:ascii="宋体" w:hAnsi="宋体" w:hint="eastAsia"/>
          <w:snapToGrid w:val="0"/>
          <w:sz w:val="24"/>
        </w:rPr>
        <w:t>，作为深度学习模型的输出数据时间掩码集。</w:t>
      </w:r>
    </w:p>
    <w:p w14:paraId="0E8F10D2"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23：</w:t>
      </w:r>
      <w:r>
        <w:rPr>
          <w:rFonts w:ascii="宋体" w:hAnsi="宋体" w:hint="eastAsia"/>
          <w:spacing w:val="6"/>
          <w:kern w:val="0"/>
          <w:sz w:val="24"/>
        </w:rPr>
        <w:t>人工神经网络分批次训练数据，按照每个批次的数据量</w:t>
      </w:r>
      <w:proofErr w:type="spellStart"/>
      <w:r>
        <w:rPr>
          <w:rFonts w:ascii="宋体" w:hAnsi="宋体" w:hint="eastAsia"/>
          <w:spacing w:val="6"/>
          <w:kern w:val="0"/>
          <w:sz w:val="24"/>
        </w:rPr>
        <w:t>batch_size</w:t>
      </w:r>
      <w:proofErr w:type="spellEnd"/>
      <w:r>
        <w:rPr>
          <w:rFonts w:ascii="宋体" w:hAnsi="宋体" w:hint="eastAsia"/>
          <w:spacing w:val="6"/>
          <w:kern w:val="0"/>
          <w:sz w:val="24"/>
        </w:rPr>
        <w:t>分别从</w:t>
      </w:r>
      <w:r>
        <w:rPr>
          <w:rFonts w:ascii="宋体" w:hAnsi="宋体" w:hint="eastAsia"/>
          <w:snapToGrid w:val="0"/>
          <w:sz w:val="24"/>
        </w:rPr>
        <w:t>输入数据集、输入数据时间掩码集、输出数据的拟合目标集、输出数据时间掩码</w:t>
      </w:r>
      <w:proofErr w:type="gramStart"/>
      <w:r>
        <w:rPr>
          <w:rFonts w:ascii="宋体" w:hAnsi="宋体" w:hint="eastAsia"/>
          <w:snapToGrid w:val="0"/>
          <w:sz w:val="24"/>
        </w:rPr>
        <w:t>集得到</w:t>
      </w:r>
      <w:proofErr w:type="gramEnd"/>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w:t>
      </w:r>
    </w:p>
    <w:p w14:paraId="2184F121"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请参阅图3，</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相干时间向量</w:t>
      </w:r>
      <w:proofErr w:type="spellStart"/>
      <w:r>
        <w:rPr>
          <w:rFonts w:ascii="宋体" w:hAnsi="宋体" w:hint="eastAsia"/>
          <w:snapToGrid w:val="0"/>
          <w:sz w:val="24"/>
        </w:rPr>
        <w:lastRenderedPageBreak/>
        <w:t>t</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第一种实现方式包括如下步骤。</w:t>
      </w:r>
    </w:p>
    <w:p w14:paraId="0423323E"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31</w:t>
      </w:r>
      <w:r>
        <w:rPr>
          <w:rFonts w:ascii="宋体" w:hAnsi="宋体"/>
          <w:spacing w:val="6"/>
          <w:kern w:val="0"/>
          <w:sz w:val="24"/>
        </w:rPr>
        <w:t>：</w:t>
      </w:r>
      <w:r>
        <w:rPr>
          <w:rFonts w:ascii="宋体" w:hAnsi="宋体" w:hint="eastAsia"/>
          <w:spacing w:val="6"/>
          <w:kern w:val="0"/>
          <w:sz w:val="24"/>
        </w:rPr>
        <w:t>计算复数CFR数据在时间维度上的第一范数。</w:t>
      </w:r>
    </w:p>
    <w:p w14:paraId="554B314A" w14:textId="71352D02"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复数CFR数据是一个n行×t列的复数矩阵，其中n表示子载波数，t表示所述</w:t>
      </w:r>
      <w:r>
        <w:rPr>
          <w:rFonts w:ascii="宋体" w:hAnsi="宋体" w:hint="eastAsia"/>
          <w:snapToGrid w:val="0"/>
          <w:sz w:val="24"/>
        </w:rPr>
        <w:t>复数</w:t>
      </w:r>
      <w:r>
        <w:rPr>
          <w:rFonts w:ascii="宋体" w:hAnsi="宋体" w:hint="eastAsia"/>
          <w:spacing w:val="6"/>
          <w:kern w:val="0"/>
          <w:sz w:val="24"/>
        </w:rPr>
        <w:t>CFR</w:t>
      </w:r>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对</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复数矩阵中相邻两列（例如第j列、第j-1列）元素先做差分，相邻两列表征相邻的两个时间步，再计算每相邻两列元素的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r>
        <w:rPr>
          <w:rFonts w:ascii="宋体" w:hAnsi="宋体" w:hint="eastAsia"/>
          <w:snapToGrid w:val="0"/>
          <w:sz w:val="24"/>
        </w:rPr>
        <w:t>的</w:t>
      </w:r>
      <w:r>
        <w:rPr>
          <w:rFonts w:ascii="宋体" w:hAnsi="宋体" w:hint="eastAsia"/>
          <w:spacing w:val="6"/>
          <w:kern w:val="0"/>
          <w:sz w:val="24"/>
        </w:rPr>
        <w:t>p范数</w:t>
      </w:r>
      <w:proofErr w:type="spellStart"/>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spacing w:val="6"/>
          <w:kern w:val="0"/>
          <w:sz w:val="24"/>
        </w:rPr>
        <w:t>，p为正整数，j的取值范围是从0到t-1</w:t>
      </w:r>
      <w:r>
        <w:rPr>
          <w:rFonts w:ascii="宋体" w:hAnsi="宋体" w:hint="eastAsia"/>
          <w:snapToGrid w:val="0"/>
          <w:sz w:val="24"/>
        </w:rPr>
        <w:t>之间的</w:t>
      </w:r>
      <w:del w:id="195" w:author="Shaun YIN" w:date="2025-11-05T15:16:00Z" w16du:dateUtc="2025-11-05T07:16:00Z">
        <w:r w:rsidDel="00040041">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p>
    <w:p w14:paraId="40AEC9A3" w14:textId="583C0C55" w:rsidR="00D63461" w:rsidRDefault="00000000">
      <w:pPr>
        <w:tabs>
          <w:tab w:val="left" w:pos="720"/>
        </w:tabs>
        <w:adjustRightInd w:val="0"/>
        <w:snapToGrid w:val="0"/>
        <w:spacing w:line="360" w:lineRule="auto"/>
        <w:ind w:firstLineChars="200" w:firstLine="492"/>
        <w:textAlignment w:val="baseline"/>
        <w:rPr>
          <w:rFonts w:ascii="宋体" w:hAnsi="宋体" w:hint="eastAsia"/>
          <w:color w:val="EE0000"/>
          <w:spacing w:val="6"/>
          <w:kern w:val="0"/>
          <w:sz w:val="24"/>
          <w:highlight w:val="yellow"/>
        </w:rPr>
      </w:pPr>
      <w:r>
        <w:rPr>
          <w:rFonts w:ascii="宋体" w:hAnsi="宋体" w:hint="eastAsia"/>
          <w:spacing w:val="6"/>
          <w:kern w:val="0"/>
          <w:sz w:val="24"/>
        </w:rPr>
        <w:t>通用地，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复数矩阵中每相邻两列元素的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del w:id="196" w:author="Shaun YIN" w:date="2025-11-05T15:11:00Z" w16du:dateUtc="2025-11-05T07:11:00Z">
        <w:r w:rsidDel="002812B9">
          <w:rPr>
            <w:rFonts w:ascii="宋体" w:hAnsi="宋体" w:hint="eastAsia"/>
            <w:spacing w:val="6"/>
            <w:kern w:val="0"/>
            <w:sz w:val="24"/>
          </w:rPr>
          <w:delText>在</w:delText>
        </w:r>
        <w:r w:rsidDel="002812B9">
          <w:rPr>
            <w:rFonts w:ascii="宋体" w:hAnsi="宋体" w:hint="eastAsia"/>
            <w:snapToGrid w:val="0"/>
            <w:sz w:val="24"/>
          </w:rPr>
          <w:delText>时间维度</w:delText>
        </w:r>
      </w:del>
      <w:r>
        <w:rPr>
          <w:rFonts w:ascii="宋体" w:hAnsi="宋体" w:hint="eastAsia"/>
          <w:snapToGrid w:val="0"/>
          <w:sz w:val="24"/>
        </w:rPr>
        <w:t>的</w:t>
      </w:r>
      <w:r>
        <w:rPr>
          <w:rFonts w:ascii="宋体" w:hAnsi="宋体" w:hint="eastAsia"/>
          <w:spacing w:val="6"/>
          <w:kern w:val="0"/>
          <w:sz w:val="24"/>
        </w:rPr>
        <w:t>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m:t>
            </m:r>
            <m:r>
              <m:rPr>
                <m:sty m:val="p"/>
              </m:rPr>
              <w:rPr>
                <w:rFonts w:ascii="Cambria Math" w:hAnsi="Cambria Math" w:hint="eastAsia"/>
                <w:spacing w:val="6"/>
                <w:kern w:val="0"/>
                <w:sz w:val="24"/>
              </w:rPr>
              <m:t>L</m:t>
            </m:r>
            <m:r>
              <m:rPr>
                <m:sty m:val="p"/>
              </m:rPr>
              <w:rPr>
                <w:rFonts w:ascii="Cambria Math" w:hAnsi="Cambria Math"/>
                <w:spacing w:val="6"/>
                <w:kern w:val="0"/>
                <w:sz w:val="24"/>
              </w:rPr>
              <m:t>tp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=0</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Pr>
          <w:rFonts w:ascii="宋体" w:hAnsi="宋体" w:hint="eastAsia"/>
          <w:iCs/>
          <w:spacing w:val="6"/>
          <w:kern w:val="0"/>
          <w:sz w:val="24"/>
        </w:rPr>
        <w:t>。其中，</w:t>
      </w:r>
      <w:proofErr w:type="spellStart"/>
      <w:r>
        <w:rPr>
          <w:rFonts w:ascii="宋体" w:hAnsi="宋体" w:hint="eastAsia"/>
          <w:spacing w:val="6"/>
          <w:kern w:val="0"/>
          <w:sz w:val="24"/>
        </w:rPr>
        <w:t>i</w:t>
      </w:r>
      <w:proofErr w:type="spellEnd"/>
      <w:r>
        <w:rPr>
          <w:rFonts w:ascii="宋体" w:hAnsi="宋体" w:hint="eastAsia"/>
          <w:spacing w:val="6"/>
          <w:kern w:val="0"/>
          <w:sz w:val="24"/>
        </w:rPr>
        <w:t>表示子载波索引，</w:t>
      </w:r>
      <w:proofErr w:type="spellStart"/>
      <w:r>
        <w:rPr>
          <w:rFonts w:ascii="宋体" w:hAnsi="宋体" w:hint="eastAsia"/>
          <w:spacing w:val="6"/>
          <w:kern w:val="0"/>
          <w:sz w:val="24"/>
        </w:rPr>
        <w:t>i</w:t>
      </w:r>
      <w:proofErr w:type="spellEnd"/>
      <w:r>
        <w:rPr>
          <w:rFonts w:ascii="宋体" w:hAnsi="宋体" w:hint="eastAsia"/>
          <w:spacing w:val="6"/>
          <w:kern w:val="0"/>
          <w:sz w:val="24"/>
        </w:rPr>
        <w:t>的取值范围</w:t>
      </w:r>
      <w:r>
        <w:rPr>
          <w:rFonts w:ascii="宋体" w:hAnsi="宋体" w:hint="eastAsia"/>
          <w:snapToGrid w:val="0"/>
          <w:sz w:val="24"/>
        </w:rPr>
        <w:t>是从0到n-1之间的</w:t>
      </w:r>
      <w:del w:id="197" w:author="Shaun YIN" w:date="2025-11-05T15:17:00Z" w16du:dateUtc="2025-11-05T07:17:00Z">
        <w:r w:rsidDel="00040041">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。j表示时间索引，j的取值范围是从0到t-1</w:t>
      </w:r>
      <w:r>
        <w:rPr>
          <w:rFonts w:ascii="宋体" w:hAnsi="宋体" w:hint="eastAsia"/>
          <w:snapToGrid w:val="0"/>
          <w:sz w:val="24"/>
        </w:rPr>
        <w:t>之间的</w:t>
      </w:r>
      <w:del w:id="198" w:author="Shaun YIN" w:date="2025-11-05T15:17:00Z" w16du:dateUtc="2025-11-05T07:17:00Z">
        <w:r w:rsidDel="00040041">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proofErr w:type="spellStart"/>
      <w:r>
        <w:rPr>
          <w:rFonts w:ascii="宋体" w:hAnsi="宋体" w:hint="eastAsia"/>
          <w:snapToGrid w:val="0"/>
          <w:sz w:val="24"/>
        </w:rPr>
        <w:t>CFR</w:t>
      </w:r>
      <w:r>
        <w:rPr>
          <w:rFonts w:ascii="宋体" w:hAnsi="宋体" w:hint="eastAsia"/>
          <w:snapToGrid w:val="0"/>
          <w:sz w:val="24"/>
          <w:vertAlign w:val="subscript"/>
        </w:rPr>
        <w:t>i,j</w:t>
      </w:r>
      <w:proofErr w:type="spellEnd"/>
      <w:r>
        <w:rPr>
          <w:rFonts w:ascii="宋体" w:hAnsi="宋体" w:hint="eastAsia"/>
          <w:iCs/>
          <w:spacing w:val="6"/>
          <w:kern w:val="0"/>
          <w:sz w:val="24"/>
        </w:rPr>
        <w:t>表示</w:t>
      </w:r>
      <w:r>
        <w:rPr>
          <w:rFonts w:ascii="宋体" w:hAnsi="宋体" w:hint="eastAsia"/>
          <w:spacing w:val="6"/>
          <w:kern w:val="0"/>
          <w:sz w:val="24"/>
        </w:rPr>
        <w:t>复数CFR</w:t>
      </w:r>
      <w:r>
        <w:rPr>
          <w:rFonts w:ascii="宋体" w:hAnsi="宋体" w:hint="eastAsia"/>
          <w:snapToGrid w:val="0"/>
          <w:sz w:val="24"/>
        </w:rPr>
        <w:t>数据的复数矩阵中第i+1行、第j+1列的元素。CFR</w:t>
      </w:r>
      <w:r>
        <w:rPr>
          <w:rFonts w:ascii="宋体" w:hAnsi="宋体" w:hint="eastAsia"/>
          <w:snapToGrid w:val="0"/>
          <w:sz w:val="24"/>
          <w:vertAlign w:val="subscript"/>
        </w:rPr>
        <w:t>i,j-1</w:t>
      </w:r>
      <w:r>
        <w:rPr>
          <w:rFonts w:ascii="宋体" w:hAnsi="宋体" w:hint="eastAsia"/>
          <w:iCs/>
          <w:spacing w:val="6"/>
          <w:kern w:val="0"/>
          <w:sz w:val="24"/>
        </w:rPr>
        <w:t>表示</w:t>
      </w:r>
      <w:r>
        <w:rPr>
          <w:rFonts w:ascii="宋体" w:hAnsi="宋体" w:hint="eastAsia"/>
          <w:spacing w:val="6"/>
          <w:kern w:val="0"/>
          <w:sz w:val="24"/>
        </w:rPr>
        <w:t>复数CFR</w:t>
      </w:r>
      <w:r>
        <w:rPr>
          <w:rFonts w:ascii="宋体" w:hAnsi="宋体" w:hint="eastAsia"/>
          <w:snapToGrid w:val="0"/>
          <w:sz w:val="24"/>
        </w:rPr>
        <w:t>数据的复数矩阵中第i+1行、第j列的元素。</w:t>
      </w:r>
      <w:r>
        <w:rPr>
          <w:rFonts w:ascii="宋体" w:hAnsi="宋体" w:hint="eastAsia"/>
          <w:spacing w:val="6"/>
          <w:kern w:val="0"/>
          <w:sz w:val="24"/>
        </w:rPr>
        <w:t>当j取0时，</w:t>
      </w:r>
      <w:r>
        <w:rPr>
          <w:rFonts w:ascii="宋体" w:hAnsi="宋体" w:hint="eastAsia"/>
          <w:snapToGrid w:val="0"/>
          <w:sz w:val="24"/>
        </w:rPr>
        <w:t>CFR</w:t>
      </w:r>
      <w:r>
        <w:rPr>
          <w:rFonts w:ascii="宋体" w:hAnsi="宋体" w:hint="eastAsia"/>
          <w:snapToGrid w:val="0"/>
          <w:sz w:val="24"/>
          <w:vertAlign w:val="subscript"/>
        </w:rPr>
        <w:t>i,-1</w:t>
      </w:r>
      <w:r>
        <w:rPr>
          <w:rFonts w:ascii="宋体" w:hAnsi="宋体" w:hint="eastAsia"/>
          <w:snapToGrid w:val="0"/>
          <w:sz w:val="24"/>
        </w:rPr>
        <w:t>没有实际的物理含义，例如取值全为0。</w:t>
      </w:r>
      <w:r>
        <w:rPr>
          <w:rFonts w:ascii="宋体" w:hAnsi="宋体" w:hint="eastAsia"/>
          <w:iCs/>
          <w:spacing w:val="6"/>
          <w:kern w:val="0"/>
          <w:sz w:val="24"/>
        </w:rPr>
        <w:t>abs()函数表示</w:t>
      </w:r>
      <w:r>
        <w:rPr>
          <w:rFonts w:ascii="宋体" w:hAnsi="宋体"/>
          <w:spacing w:val="6"/>
          <w:kern w:val="0"/>
          <w:sz w:val="24"/>
        </w:rPr>
        <w:t>计算复数的</w:t>
      </w:r>
      <w:r>
        <w:rPr>
          <w:rFonts w:ascii="宋体" w:hAnsi="宋体" w:hint="eastAsia"/>
          <w:spacing w:val="6"/>
          <w:kern w:val="0"/>
          <w:sz w:val="24"/>
        </w:rPr>
        <w:t>幅值。</w:t>
      </w:r>
    </w:p>
    <w:p w14:paraId="0C7A3F52" w14:textId="6D0FA2C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例如，当p取1时，</w:t>
      </w:r>
      <w:r>
        <w:rPr>
          <w:rFonts w:ascii="宋体" w:hAnsi="宋体" w:hint="eastAsia"/>
          <w:snapToGrid w:val="0"/>
          <w:sz w:val="24"/>
        </w:rPr>
        <w:t>复数CFR数据的</w:t>
      </w:r>
      <w:r>
        <w:rPr>
          <w:rFonts w:ascii="宋体" w:hAnsi="宋体" w:hint="eastAsia"/>
          <w:spacing w:val="6"/>
          <w:kern w:val="0"/>
          <w:sz w:val="24"/>
        </w:rPr>
        <w:t>复数矩阵中每相邻两列元素的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del w:id="199" w:author="Shaun YIN" w:date="2025-11-05T15:11:00Z" w16du:dateUtc="2025-11-05T07:11:00Z">
        <w:r w:rsidDel="002812B9">
          <w:rPr>
            <w:rFonts w:ascii="宋体" w:hAnsi="宋体" w:hint="eastAsia"/>
            <w:spacing w:val="6"/>
            <w:kern w:val="0"/>
            <w:sz w:val="24"/>
          </w:rPr>
          <w:delText>在</w:delText>
        </w:r>
        <w:r w:rsidDel="002812B9">
          <w:rPr>
            <w:rFonts w:ascii="宋体" w:hAnsi="宋体" w:hint="eastAsia"/>
            <w:snapToGrid w:val="0"/>
            <w:sz w:val="24"/>
          </w:rPr>
          <w:delText>时间维度</w:delText>
        </w:r>
      </w:del>
      <w:r>
        <w:rPr>
          <w:rFonts w:ascii="宋体" w:hAnsi="宋体" w:hint="eastAsia"/>
          <w:snapToGrid w:val="0"/>
          <w:sz w:val="24"/>
        </w:rPr>
        <w:t>的</w:t>
      </w:r>
      <w:r>
        <w:rPr>
          <w:rFonts w:ascii="宋体" w:hAnsi="宋体" w:hint="eastAsia"/>
          <w:spacing w:val="6"/>
          <w:kern w:val="0"/>
          <w:sz w:val="24"/>
        </w:rPr>
        <w:t>L1范数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CFRLt1</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=0</m:t>
            </m:r>
          </m:sub>
          <m:sup>
            <m:r>
              <m:rPr>
                <m:sty m:val="p"/>
              </m:rPr>
              <w:rPr>
                <w:rFonts w:ascii="Cambria Math" w:hAnsi="Cambria Math"/>
                <w:spacing w:val="6"/>
                <w:kern w:val="0"/>
                <w:sz w:val="24"/>
              </w:rPr>
              <m:t>n-1</m:t>
            </m:r>
          </m:sup>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nary>
      </m:oMath>
      <w:r>
        <w:rPr>
          <w:rFonts w:ascii="宋体" w:hAnsi="宋体" w:hint="eastAsia"/>
          <w:iCs/>
          <w:spacing w:val="6"/>
          <w:kern w:val="0"/>
          <w:sz w:val="24"/>
        </w:rPr>
        <w:t>。</w:t>
      </w:r>
    </w:p>
    <w:p w14:paraId="48DBDCBE" w14:textId="4F15EE54"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又如，当p取2时，</w:t>
      </w:r>
      <w:r>
        <w:rPr>
          <w:rFonts w:ascii="宋体" w:hAnsi="宋体" w:hint="eastAsia"/>
          <w:snapToGrid w:val="0"/>
          <w:sz w:val="24"/>
        </w:rPr>
        <w:t>复数CFR数据的</w:t>
      </w:r>
      <w:r>
        <w:rPr>
          <w:rFonts w:ascii="宋体" w:hAnsi="宋体" w:hint="eastAsia"/>
          <w:spacing w:val="6"/>
          <w:kern w:val="0"/>
          <w:sz w:val="24"/>
        </w:rPr>
        <w:t>复数矩阵中每相邻两列元素的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del w:id="200" w:author="Shaun YIN" w:date="2025-11-05T15:11:00Z" w16du:dateUtc="2025-11-05T07:11:00Z">
        <w:r w:rsidDel="002812B9">
          <w:rPr>
            <w:rFonts w:ascii="宋体" w:hAnsi="宋体" w:hint="eastAsia"/>
            <w:spacing w:val="6"/>
            <w:kern w:val="0"/>
            <w:sz w:val="24"/>
          </w:rPr>
          <w:delText>在</w:delText>
        </w:r>
        <w:r w:rsidDel="002812B9">
          <w:rPr>
            <w:rFonts w:ascii="宋体" w:hAnsi="宋体" w:hint="eastAsia"/>
            <w:snapToGrid w:val="0"/>
            <w:sz w:val="24"/>
          </w:rPr>
          <w:delText>时间维度</w:delText>
        </w:r>
      </w:del>
      <w:r>
        <w:rPr>
          <w:rFonts w:ascii="宋体" w:hAnsi="宋体" w:hint="eastAsia"/>
          <w:snapToGrid w:val="0"/>
          <w:sz w:val="24"/>
        </w:rPr>
        <w:t>的</w:t>
      </w:r>
      <w:r>
        <w:rPr>
          <w:rFonts w:ascii="宋体" w:hAnsi="宋体" w:hint="eastAsia"/>
          <w:spacing w:val="6"/>
          <w:kern w:val="0"/>
          <w:sz w:val="24"/>
        </w:rPr>
        <w:t>L2范数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CFRLt2</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e>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i=0</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spacing w:val="6"/>
                        <w:kern w:val="0"/>
                        <w:sz w:val="24"/>
                      </w:rPr>
                      <m:t>2</m:t>
                    </m:r>
                  </m:sup>
                </m:sSup>
              </m:e>
            </m:nary>
          </m:e>
        </m:rad>
      </m:oMath>
      <w:r>
        <w:rPr>
          <w:rFonts w:ascii="宋体" w:hAnsi="宋体" w:hint="eastAsia"/>
          <w:iCs/>
          <w:spacing w:val="6"/>
          <w:kern w:val="0"/>
          <w:sz w:val="24"/>
        </w:rPr>
        <w:t>。</w:t>
      </w:r>
    </w:p>
    <w:p w14:paraId="35B04874" w14:textId="3E1878A0"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复数CFR数据的</w:t>
      </w:r>
      <w:r>
        <w:rPr>
          <w:rFonts w:ascii="宋体" w:hAnsi="宋体" w:hint="eastAsia"/>
          <w:spacing w:val="6"/>
          <w:kern w:val="0"/>
          <w:sz w:val="24"/>
        </w:rPr>
        <w:t>复数矩阵中每相邻两列元素的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del w:id="201" w:author="Shaun YIN" w:date="2025-11-05T15:12:00Z" w16du:dateUtc="2025-11-05T07:12:00Z">
        <w:r w:rsidDel="00ED28FC">
          <w:rPr>
            <w:rFonts w:ascii="宋体" w:hAnsi="宋体" w:hint="eastAsia"/>
            <w:spacing w:val="6"/>
            <w:kern w:val="0"/>
            <w:sz w:val="24"/>
          </w:rPr>
          <w:delText>在</w:delText>
        </w:r>
        <w:r w:rsidDel="00ED28FC">
          <w:rPr>
            <w:rFonts w:ascii="宋体" w:hAnsi="宋体" w:hint="eastAsia"/>
            <w:snapToGrid w:val="0"/>
            <w:sz w:val="24"/>
          </w:rPr>
          <w:delText>时间维度</w:delText>
        </w:r>
      </w:del>
      <w:r>
        <w:rPr>
          <w:rFonts w:ascii="宋体" w:hAnsi="宋体" w:hint="eastAsia"/>
          <w:snapToGrid w:val="0"/>
          <w:sz w:val="24"/>
        </w:rPr>
        <w:t>的</w:t>
      </w:r>
      <w:r>
        <w:rPr>
          <w:rFonts w:ascii="宋体" w:hAnsi="宋体" w:hint="eastAsia"/>
          <w:spacing w:val="6"/>
          <w:kern w:val="0"/>
          <w:sz w:val="24"/>
        </w:rPr>
        <w:t>p范数</w:t>
      </w:r>
      <w:proofErr w:type="spellStart"/>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iCs/>
          <w:spacing w:val="6"/>
          <w:kern w:val="0"/>
          <w:sz w:val="24"/>
        </w:rPr>
        <w:t>共有t</w:t>
      </w:r>
      <w:proofErr w:type="gramStart"/>
      <w:r>
        <w:rPr>
          <w:rFonts w:ascii="宋体" w:hAnsi="宋体" w:hint="eastAsia"/>
          <w:iCs/>
          <w:spacing w:val="6"/>
          <w:kern w:val="0"/>
          <w:sz w:val="24"/>
        </w:rPr>
        <w:t>个</w:t>
      </w:r>
      <w:proofErr w:type="gramEnd"/>
      <w:r>
        <w:rPr>
          <w:rFonts w:ascii="宋体" w:hAnsi="宋体" w:hint="eastAsia"/>
          <w:iCs/>
          <w:spacing w:val="6"/>
          <w:kern w:val="0"/>
          <w:sz w:val="24"/>
        </w:rPr>
        <w:t>，对应于</w:t>
      </w:r>
      <w:r>
        <w:rPr>
          <w:rFonts w:ascii="宋体" w:hAnsi="宋体" w:hint="eastAsia"/>
          <w:spacing w:val="6"/>
          <w:kern w:val="0"/>
          <w:sz w:val="24"/>
        </w:rPr>
        <w:t>j的取值范围是从0到t-1</w:t>
      </w:r>
      <w:r>
        <w:rPr>
          <w:rFonts w:ascii="宋体" w:hAnsi="宋体" w:hint="eastAsia"/>
          <w:snapToGrid w:val="0"/>
          <w:sz w:val="24"/>
        </w:rPr>
        <w:t>之间的</w:t>
      </w:r>
      <w:del w:id="202" w:author="Shaun YIN" w:date="2025-11-05T15:17:00Z" w16du:dateUtc="2025-11-05T07:17:00Z">
        <w:r w:rsidDel="00040041">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r>
        <w:rPr>
          <w:rFonts w:ascii="宋体" w:hAnsi="宋体" w:hint="eastAsia"/>
          <w:snapToGrid w:val="0"/>
          <w:sz w:val="24"/>
        </w:rPr>
        <w:t>将</w:t>
      </w:r>
      <w:r>
        <w:rPr>
          <w:rFonts w:ascii="宋体" w:hAnsi="宋体" w:hint="eastAsia"/>
          <w:iCs/>
          <w:spacing w:val="6"/>
          <w:kern w:val="0"/>
          <w:sz w:val="24"/>
        </w:rPr>
        <w:t>t</w:t>
      </w:r>
      <w:proofErr w:type="gramStart"/>
      <w:r>
        <w:rPr>
          <w:rFonts w:ascii="宋体" w:hAnsi="宋体" w:hint="eastAsia"/>
          <w:snapToGrid w:val="0"/>
          <w:sz w:val="24"/>
        </w:rPr>
        <w:t>个</w:t>
      </w:r>
      <w:proofErr w:type="spellStart"/>
      <w:proofErr w:type="gramEnd"/>
      <w:r>
        <w:rPr>
          <w:rFonts w:ascii="宋体" w:hAnsi="宋体" w:hint="eastAsia"/>
          <w:spacing w:val="6"/>
          <w:kern w:val="0"/>
          <w:sz w:val="24"/>
        </w:rPr>
        <w:t>CFRLtp</w:t>
      </w:r>
      <w:r>
        <w:rPr>
          <w:rFonts w:ascii="宋体" w:hAnsi="宋体" w:hint="eastAsia"/>
          <w:spacing w:val="6"/>
          <w:kern w:val="0"/>
          <w:sz w:val="24"/>
          <w:vertAlign w:val="subscript"/>
        </w:rPr>
        <w:t>j</w:t>
      </w:r>
      <w:proofErr w:type="spellEnd"/>
      <w:r>
        <w:rPr>
          <w:rFonts w:ascii="宋体" w:hAnsi="宋体" w:hint="eastAsia"/>
          <w:iCs/>
          <w:spacing w:val="6"/>
          <w:kern w:val="0"/>
          <w:sz w:val="24"/>
        </w:rPr>
        <w:t>按照j由小到大的顺序相组合，得到</w:t>
      </w:r>
      <w:r>
        <w:rPr>
          <w:rFonts w:ascii="宋体" w:hAnsi="宋体" w:hint="eastAsia"/>
          <w:snapToGrid w:val="0"/>
          <w:sz w:val="24"/>
        </w:rPr>
        <w:t>复数CFR数据</w:t>
      </w:r>
      <w:r>
        <w:rPr>
          <w:rFonts w:ascii="宋体" w:hAnsi="宋体" w:hint="eastAsia"/>
          <w:spacing w:val="6"/>
          <w:kern w:val="0"/>
          <w:sz w:val="24"/>
        </w:rPr>
        <w:t>在时间维度上的第一范数</w:t>
      </w:r>
      <w:proofErr w:type="spellStart"/>
      <w:r>
        <w:rPr>
          <w:rFonts w:ascii="宋体" w:hAnsi="宋体" w:hint="eastAsia"/>
          <w:spacing w:val="6"/>
          <w:kern w:val="0"/>
          <w:sz w:val="24"/>
        </w:rPr>
        <w:t>CFRLtp</w:t>
      </w:r>
      <w:proofErr w:type="spellEnd"/>
      <w:r>
        <w:rPr>
          <w:rFonts w:ascii="宋体" w:hAnsi="宋体" w:hint="eastAsia"/>
          <w:spacing w:val="6"/>
          <w:kern w:val="0"/>
          <w:sz w:val="24"/>
        </w:rPr>
        <w:t>，</w:t>
      </w:r>
      <m:oMath>
        <m:r>
          <m:rPr>
            <m:sty m:val="p"/>
          </m:rPr>
          <w:rPr>
            <w:rFonts w:ascii="Cambria Math" w:hAnsi="Cambria Math"/>
            <w:spacing w:val="6"/>
            <w:kern w:val="0"/>
            <w:sz w:val="24"/>
          </w:rPr>
          <m:t>CFRLtp=[</m:t>
        </m:r>
        <m:sSub>
          <m:sSubPr>
            <m:ctrlPr>
              <w:rPr>
                <w:rFonts w:ascii="Cambria Math" w:hAnsi="Cambria Math"/>
                <w:iCs/>
                <w:spacing w:val="6"/>
                <w:kern w:val="0"/>
                <w:sz w:val="24"/>
              </w:rPr>
            </m:ctrlPr>
          </m:sSubPr>
          <m:e>
            <m:r>
              <m:rPr>
                <m:sty m:val="p"/>
              </m:rPr>
              <w:rPr>
                <w:rFonts w:ascii="Cambria Math" w:hAnsi="Cambria Math"/>
                <w:spacing w:val="6"/>
                <w:kern w:val="0"/>
                <w:sz w:val="24"/>
              </w:rPr>
              <m:t>CFRLtp</m:t>
            </m:r>
          </m:e>
          <m:sub>
            <m:r>
              <m:rPr>
                <m:sty m:val="p"/>
              </m:rPr>
              <w:rPr>
                <w:rFonts w:ascii="Cambria Math" w:hAnsi="Cambria Math"/>
                <w:spacing w:val="6"/>
                <w:kern w:val="0"/>
                <w:sz w:val="24"/>
              </w:rPr>
              <m:t>0</m:t>
            </m:r>
          </m:sub>
        </m:sSub>
        <m:r>
          <w:del w:id="203" w:author="Shaun YIN" w:date="2025-11-05T15:12:00Z" w16du:dateUtc="2025-11-05T07:12:00Z">
            <m:rPr>
              <m:sty m:val="p"/>
            </m:rPr>
            <w:rPr>
              <w:rFonts w:ascii="Cambria Math" w:hAnsi="Cambria Math"/>
              <w:spacing w:val="6"/>
              <w:kern w:val="0"/>
              <w:sz w:val="24"/>
            </w:rPr>
            <m:t xml:space="preserve"> </m:t>
          </w:del>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e>
          <m:sub>
            <m:r>
              <m:rPr>
                <m:sty m:val="p"/>
              </m:rPr>
              <w:rPr>
                <w:rFonts w:ascii="Cambria Math" w:hAnsi="Cambria Math"/>
                <w:spacing w:val="6"/>
                <w:kern w:val="0"/>
                <w:sz w:val="24"/>
              </w:rPr>
              <m:t>1</m:t>
            </m:r>
          </m:sub>
        </m:sSub>
        <m:r>
          <m:rPr>
            <m:sty m:val="p"/>
          </m:rPr>
          <w:rPr>
            <w:rFonts w:ascii="Cambria Math" w:hAnsi="Cambria Math"/>
            <w:spacing w:val="6"/>
            <w:kern w:val="0"/>
            <w:sz w:val="24"/>
          </w:rPr>
          <m:t xml:space="preserve">, </m:t>
        </m:r>
        <m:r>
          <m:rPr>
            <m:sty m:val="p"/>
          </m:rPr>
          <w:rPr>
            <w:rFonts w:ascii="Cambria Math" w:hAnsi="Cambria Math" w:hint="eastAsia"/>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e>
          <m:sub>
            <m:r>
              <m:rPr>
                <m:sty m:val="p"/>
              </m:rPr>
              <w:rPr>
                <w:rFonts w:ascii="Cambria Math" w:hAnsi="Cambria Math"/>
                <w:spacing w:val="6"/>
                <w:kern w:val="0"/>
                <w:sz w:val="24"/>
              </w:rPr>
              <m:t>t-1</m:t>
            </m:r>
          </m:sub>
        </m:sSub>
        <m:r>
          <m:rPr>
            <m:sty m:val="p"/>
          </m:rPr>
          <w:rPr>
            <w:rFonts w:ascii="Cambria Math" w:hAnsi="Cambria Math"/>
            <w:spacing w:val="6"/>
            <w:kern w:val="0"/>
            <w:sz w:val="24"/>
          </w:rPr>
          <m:t>]</m:t>
        </m:r>
      </m:oMath>
      <w:r>
        <w:rPr>
          <w:rFonts w:ascii="宋体" w:hAnsi="宋体" w:hint="eastAsia"/>
          <w:iCs/>
          <w:spacing w:val="6"/>
          <w:kern w:val="0"/>
          <w:sz w:val="24"/>
        </w:rPr>
        <w:t>。</w:t>
      </w:r>
      <w:r>
        <w:rPr>
          <w:rFonts w:ascii="宋体" w:hAnsi="宋体" w:hint="eastAsia"/>
          <w:snapToGrid w:val="0"/>
          <w:sz w:val="24"/>
        </w:rPr>
        <w:t>复数CFR数据</w:t>
      </w:r>
      <w:r>
        <w:rPr>
          <w:rFonts w:ascii="宋体" w:hAnsi="宋体" w:hint="eastAsia"/>
          <w:spacing w:val="6"/>
          <w:kern w:val="0"/>
          <w:sz w:val="24"/>
        </w:rPr>
        <w:t>在时间维度上的第一范数是一个长度为</w:t>
      </w:r>
      <w:r>
        <w:rPr>
          <w:rFonts w:ascii="宋体" w:hAnsi="宋体" w:hint="eastAsia"/>
          <w:iCs/>
          <w:spacing w:val="6"/>
          <w:kern w:val="0"/>
          <w:sz w:val="24"/>
        </w:rPr>
        <w:t>t</w:t>
      </w:r>
      <w:r>
        <w:rPr>
          <w:rFonts w:ascii="宋体" w:hAnsi="宋体" w:hint="eastAsia"/>
          <w:spacing w:val="6"/>
          <w:kern w:val="0"/>
          <w:sz w:val="24"/>
        </w:rPr>
        <w:t>的实数一维矩阵（即行向量）。这一步是提取复数CFR数据随时间变化的差分特征。</w:t>
      </w:r>
    </w:p>
    <w:p w14:paraId="46D86567" w14:textId="1DDEFB38" w:rsidR="00D63461" w:rsidRDefault="00000000">
      <w:pPr>
        <w:pStyle w:val="af0"/>
        <w:tabs>
          <w:tab w:val="left" w:pos="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步骤S32：计算</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w:t>
      </w:r>
      <w:r>
        <w:rPr>
          <w:rFonts w:ascii="宋体" w:hAnsi="宋体" w:hint="eastAsia"/>
          <w:spacing w:val="6"/>
          <w:kern w:val="0"/>
          <w:sz w:val="24"/>
        </w:rPr>
        <w:t>在时间维度上的第一范数</w:t>
      </w:r>
      <w:proofErr w:type="spellStart"/>
      <w:r>
        <w:rPr>
          <w:rFonts w:ascii="宋体" w:hAnsi="宋体" w:hint="eastAsia"/>
          <w:spacing w:val="6"/>
          <w:kern w:val="0"/>
          <w:sz w:val="24"/>
        </w:rPr>
        <w:t>CFRLtp</w:t>
      </w:r>
      <w:proofErr w:type="spellEnd"/>
      <w:r>
        <w:rPr>
          <w:rFonts w:ascii="宋体" w:hAnsi="宋体"/>
          <w:spacing w:val="6"/>
          <w:kern w:val="0"/>
          <w:sz w:val="24"/>
        </w:rPr>
        <w:t>的</w:t>
      </w:r>
      <w:r>
        <w:rPr>
          <w:rFonts w:ascii="宋体" w:hAnsi="宋体" w:hint="eastAsia"/>
          <w:spacing w:val="6"/>
          <w:kern w:val="0"/>
          <w:sz w:val="24"/>
        </w:rPr>
        <w:t>时间上在后的j</w:t>
      </w:r>
      <w:r>
        <w:rPr>
          <w:rFonts w:ascii="宋体" w:hAnsi="宋体"/>
          <w:spacing w:val="6"/>
          <w:kern w:val="0"/>
          <w:sz w:val="24"/>
        </w:rPr>
        <w:t>位置相对于</w:t>
      </w:r>
      <w:r>
        <w:rPr>
          <w:rFonts w:ascii="宋体" w:hAnsi="宋体" w:hint="eastAsia"/>
          <w:spacing w:val="6"/>
          <w:kern w:val="0"/>
          <w:sz w:val="24"/>
        </w:rPr>
        <w:t>时间上在前的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204" w:author="Shaun YIN" w:date="2025-11-05T15:15:00Z" w16du:dateUtc="2025-11-05T07:15:00Z">
        <w:r w:rsidDel="005E1E78">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＜j≤t-1</w:t>
      </w:r>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ascii="Cambria Math" w:hAnsi="Cambria Math" w:hint="eastAsia"/>
                    <w:spacing w:val="6"/>
                    <w:kern w:val="0"/>
                    <w:sz w:val="24"/>
                  </w:rPr>
                  <m:t>FR</m:t>
                </m:r>
                <m:r>
                  <m:rPr>
                    <m:sty m:val="p"/>
                  </m:rPr>
                  <w:rPr>
                    <w:rFonts w:ascii="Cambria Math" w:hAnsi="Cambria Math"/>
                    <w:spacing w:val="6"/>
                    <w:kern w:val="0"/>
                    <w:sz w:val="24"/>
                  </w:rPr>
                  <m:t>Ltp</m:t>
                </m:r>
              </m:e>
              <m:sub>
                <m:r>
                  <m:rPr>
                    <m:sty m:val="p"/>
                  </m:rPr>
                  <w:rPr>
                    <w:rFonts w:ascii="Cambria Math" w:hAnsi="Cambria Math"/>
                    <w:spacing w:val="6"/>
                    <w:kern w:val="0"/>
                    <w:sz w:val="24"/>
                  </w:rPr>
                  <m:t>i</m:t>
                </m:r>
              </m:sub>
            </m:sSub>
          </m:num>
          <m:den>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ascii="Cambria Math" w:hAnsi="Cambria Math" w:hint="eastAsia"/>
                    <w:spacing w:val="6"/>
                    <w:kern w:val="0"/>
                    <w:sz w:val="24"/>
                  </w:rPr>
                  <m:t>FRL</m:t>
                </m:r>
                <m:r>
                  <m:rPr>
                    <m:sty m:val="p"/>
                  </m:rPr>
                  <w:rPr>
                    <w:rFonts w:ascii="Cambria Math" w:hAnsi="Cambria Math"/>
                    <w:spacing w:val="6"/>
                    <w:kern w:val="0"/>
                    <w:sz w:val="24"/>
                  </w:rPr>
                  <m:t>tp</m:t>
                </m:r>
              </m:e>
              <m:sub>
                <m:r>
                  <m:rPr>
                    <m:sty m:val="p"/>
                  </m:rPr>
                  <w:rPr>
                    <w:rFonts w:ascii="Cambria Math" w:hAnsi="Cambria Math"/>
                    <w:spacing w:val="6"/>
                    <w:kern w:val="0"/>
                    <w:sz w:val="24"/>
                  </w:rPr>
                  <m:t>j</m:t>
                </m:r>
              </m:sub>
            </m:sSub>
          </m:den>
        </m:f>
      </m:oMath>
      <w:r>
        <w:rPr>
          <w:rFonts w:ascii="宋体" w:hAnsi="宋体" w:hint="eastAsia"/>
          <w:iCs/>
          <w:spacing w:val="6"/>
          <w:kern w:val="0"/>
          <w:sz w:val="24"/>
        </w:rPr>
        <w:t>。</w:t>
      </w:r>
    </w:p>
    <w:p w14:paraId="76B70365" w14:textId="12141775"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33</w:t>
      </w:r>
      <w:r>
        <w:rPr>
          <w:rFonts w:ascii="宋体" w:hAnsi="宋体"/>
          <w:spacing w:val="6"/>
          <w:kern w:val="0"/>
          <w:sz w:val="24"/>
        </w:rPr>
        <w:t>：使用</w:t>
      </w:r>
      <w:r>
        <w:rPr>
          <w:rFonts w:ascii="宋体" w:hAnsi="宋体" w:hint="eastAsia"/>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Pr>
          <w:rFonts w:ascii="宋体" w:hAnsi="宋体"/>
          <w:spacing w:val="6"/>
          <w:kern w:val="0"/>
          <w:sz w:val="24"/>
        </w:rPr>
        <w:t>和</w:t>
      </w:r>
      <w:r>
        <w:rPr>
          <w:rFonts w:ascii="宋体" w:hAnsi="宋体" w:hint="eastAsia"/>
          <w:spacing w:val="6"/>
          <w:kern w:val="0"/>
          <w:sz w:val="24"/>
        </w:rPr>
        <w:t>第一</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Pr>
          <w:rFonts w:ascii="宋体" w:hAnsi="宋体"/>
          <w:spacing w:val="6"/>
          <w:kern w:val="0"/>
          <w:sz w:val="24"/>
        </w:rPr>
        <w:t>计算</w:t>
      </w:r>
      <w:proofErr w:type="spellStart"/>
      <w:r>
        <w:rPr>
          <w:rFonts w:ascii="宋体" w:hAnsi="宋体" w:hint="eastAsia"/>
          <w:spacing w:val="6"/>
          <w:kern w:val="0"/>
          <w:sz w:val="24"/>
        </w:rPr>
        <w:t>tcVec_CFR</w:t>
      </w:r>
      <w:r>
        <w:rPr>
          <w:rFonts w:ascii="宋体" w:hAnsi="宋体"/>
          <w:spacing w:val="6"/>
          <w:kern w:val="0"/>
          <w:sz w:val="24"/>
          <w:vertAlign w:val="subscript"/>
        </w:rPr>
        <w:t>j</w:t>
      </w:r>
      <w:proofErr w:type="spellEnd"/>
      <w:r>
        <w:rPr>
          <w:rFonts w:ascii="宋体" w:hAnsi="宋体" w:hint="eastAsia"/>
          <w:spacing w:val="6"/>
          <w:kern w:val="0"/>
          <w:sz w:val="24"/>
        </w:rPr>
        <w:t>。初始化的tcVec_CFR</w:t>
      </w:r>
      <w:r>
        <w:rPr>
          <w:rFonts w:ascii="宋体" w:hAnsi="宋体" w:hint="eastAsia"/>
          <w:spacing w:val="6"/>
          <w:kern w:val="0"/>
          <w:sz w:val="24"/>
          <w:vertAlign w:val="subscript"/>
        </w:rPr>
        <w:t>0</w:t>
      </w:r>
      <w:r>
        <w:rPr>
          <w:rFonts w:ascii="宋体" w:hAnsi="宋体" w:hint="eastAsia"/>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ins w:id="205" w:author="Shaun YIN" w:date="2025-11-05T15:14:00Z" w16du:dateUtc="2025-11-05T07:14:00Z">
        <w:r w:rsidR="00E23885">
          <w:rPr>
            <w:rFonts w:ascii="宋体" w:hAnsi="宋体" w:hint="eastAsia"/>
            <w:iCs/>
            <w:spacing w:val="6"/>
            <w:kern w:val="0"/>
            <w:sz w:val="24"/>
          </w:rPr>
          <w:t>时</w:t>
        </w:r>
      </w:ins>
      <w:r>
        <w:rPr>
          <w:rFonts w:ascii="宋体" w:hAnsi="宋体" w:hint="eastAsia"/>
          <w:spacing w:val="6"/>
          <w:kern w:val="0"/>
          <w:sz w:val="24"/>
        </w:rPr>
        <w:t>，对于所有满足条件的</w:t>
      </w:r>
      <w:proofErr w:type="spellStart"/>
      <w:r>
        <w:rPr>
          <w:rFonts w:ascii="宋体" w:hAnsi="宋体"/>
          <w:spacing w:val="6"/>
          <w:kern w:val="0"/>
          <w:sz w:val="24"/>
        </w:rPr>
        <w:t>i</w:t>
      </w:r>
      <w:proofErr w:type="spellEnd"/>
      <w:r>
        <w:rPr>
          <w:rFonts w:ascii="宋体" w:hAnsi="宋体" w:hint="eastAsia"/>
          <w:spacing w:val="6"/>
          <w:kern w:val="0"/>
          <w:sz w:val="24"/>
        </w:rPr>
        <w:t>，取</w:t>
      </w:r>
      <w:proofErr w:type="spellStart"/>
      <w:r>
        <w:rPr>
          <w:rFonts w:ascii="宋体" w:hAnsi="宋体"/>
          <w:spacing w:val="6"/>
          <w:kern w:val="0"/>
          <w:sz w:val="24"/>
        </w:rPr>
        <w:t>i</w:t>
      </w:r>
      <w:proofErr w:type="spellEnd"/>
      <w:r>
        <w:rPr>
          <w:rFonts w:ascii="宋体" w:hAnsi="宋体" w:hint="eastAsia"/>
          <w:spacing w:val="6"/>
          <w:kern w:val="0"/>
          <w:sz w:val="24"/>
        </w:rPr>
        <w:t>的最小值min(</w:t>
      </w:r>
      <w:proofErr w:type="spellStart"/>
      <w:r>
        <w:rPr>
          <w:rFonts w:ascii="宋体" w:hAnsi="宋体"/>
          <w:spacing w:val="6"/>
          <w:kern w:val="0"/>
          <w:sz w:val="24"/>
        </w:rPr>
        <w:t>i</w:t>
      </w:r>
      <w:proofErr w:type="spellEnd"/>
      <w:r>
        <w:rPr>
          <w:rFonts w:ascii="宋体" w:hAnsi="宋体" w:hint="eastAsia"/>
          <w:spacing w:val="6"/>
          <w:kern w:val="0"/>
          <w:sz w:val="24"/>
        </w:rPr>
        <w:t>),</w:t>
      </w:r>
      <w:proofErr w:type="spellStart"/>
      <w:r>
        <w:rPr>
          <w:rFonts w:ascii="宋体" w:hAnsi="宋体" w:hint="eastAsia"/>
          <w:spacing w:val="6"/>
          <w:kern w:val="0"/>
          <w:sz w:val="24"/>
        </w:rPr>
        <w:t>tcVec_CFR</w:t>
      </w:r>
      <w:r>
        <w:rPr>
          <w:rFonts w:ascii="宋体" w:hAnsi="宋体"/>
          <w:spacing w:val="6"/>
          <w:kern w:val="0"/>
          <w:sz w:val="24"/>
          <w:vertAlign w:val="subscript"/>
        </w:rPr>
        <w:t>j</w:t>
      </w:r>
      <w:proofErr w:type="spellEnd"/>
      <w:r>
        <w:rPr>
          <w:rFonts w:ascii="宋体" w:hAnsi="宋体" w:hint="eastAsia"/>
          <w:spacing w:val="6"/>
          <w:kern w:val="0"/>
          <w:sz w:val="24"/>
        </w:rPr>
        <w:t>＝1－min(</w:t>
      </w:r>
      <w:proofErr w:type="spellStart"/>
      <w:r>
        <w:rPr>
          <w:rFonts w:ascii="宋体" w:hAnsi="宋体"/>
          <w:spacing w:val="6"/>
          <w:kern w:val="0"/>
          <w:sz w:val="24"/>
        </w:rPr>
        <w:t>i</w:t>
      </w:r>
      <w:proofErr w:type="spellEnd"/>
      <w:r>
        <w:rPr>
          <w:rFonts w:ascii="宋体" w:hAnsi="宋体" w:hint="eastAsia"/>
          <w:spacing w:val="6"/>
          <w:kern w:val="0"/>
          <w:sz w:val="24"/>
        </w:rPr>
        <w:t>)。当</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Pr>
          <w:rFonts w:ascii="宋体" w:hAnsi="宋体" w:hint="eastAsia"/>
          <w:iCs/>
          <w:spacing w:val="6"/>
          <w:kern w:val="0"/>
          <w:sz w:val="24"/>
        </w:rPr>
        <w:t>时，</w:t>
      </w:r>
      <w:proofErr w:type="spellStart"/>
      <w:r>
        <w:rPr>
          <w:rFonts w:ascii="宋体" w:hAnsi="宋体" w:hint="eastAsia"/>
          <w:spacing w:val="6"/>
          <w:kern w:val="0"/>
          <w:sz w:val="24"/>
        </w:rPr>
        <w:t>tcVec_CFR</w:t>
      </w:r>
      <w:r>
        <w:rPr>
          <w:rFonts w:ascii="宋体" w:hAnsi="宋体" w:hint="eastAsia"/>
          <w:spacing w:val="6"/>
          <w:kern w:val="0"/>
          <w:sz w:val="24"/>
          <w:vertAlign w:val="subscript"/>
        </w:rPr>
        <w:t>j</w:t>
      </w:r>
      <w:proofErr w:type="spellEnd"/>
      <w:r>
        <w:rPr>
          <w:rFonts w:ascii="宋体" w:hAnsi="宋体" w:hint="eastAsia"/>
          <w:spacing w:val="6"/>
          <w:kern w:val="0"/>
          <w:sz w:val="24"/>
        </w:rPr>
        <w:t>＝0。</w:t>
      </w:r>
      <w:r w:rsidRPr="008442BA">
        <w:rPr>
          <w:rFonts w:ascii="宋体" w:hAnsi="宋体" w:hint="eastAsia"/>
          <w:spacing w:val="6"/>
          <w:kern w:val="0"/>
          <w:sz w:val="24"/>
          <w:rPrChange w:id="206" w:author="Shaun YIN" w:date="2025-11-05T15:14:00Z" w16du:dateUtc="2025-11-05T07:14:00Z">
            <w:rPr>
              <w:rFonts w:ascii="宋体" w:hAnsi="宋体" w:hint="eastAsia"/>
              <w:color w:val="EE0000"/>
              <w:spacing w:val="6"/>
              <w:kern w:val="0"/>
              <w:sz w:val="24"/>
            </w:rPr>
          </w:rPrChange>
        </w:rPr>
        <w:t>由于</w:t>
      </w:r>
      <w:del w:id="207" w:author="Shaun YIN" w:date="2025-11-05T15:14:00Z" w16du:dateUtc="2025-11-05T07:14:00Z">
        <w:r w:rsidRPr="008442BA" w:rsidDel="008442BA">
          <w:rPr>
            <w:rFonts w:ascii="宋体" w:hAnsi="宋体" w:hint="eastAsia"/>
            <w:iCs/>
            <w:spacing w:val="6"/>
            <w:kern w:val="0"/>
            <w:sz w:val="24"/>
            <w:rPrChange w:id="208" w:author="Shaun YIN" w:date="2025-11-05T15:14:00Z" w16du:dateUtc="2025-11-05T07:14:00Z">
              <w:rPr>
                <w:rFonts w:ascii="宋体" w:hAnsi="宋体" w:hint="eastAsia"/>
                <w:iCs/>
                <w:color w:val="EE0000"/>
                <w:spacing w:val="6"/>
                <w:kern w:val="0"/>
                <w:sz w:val="24"/>
              </w:rPr>
            </w:rPrChange>
          </w:rPr>
          <w:delText>0＜</w:delText>
        </w:r>
      </w:del>
      <w:ins w:id="209" w:author="Shaun YIN" w:date="2025-11-05T15:14:00Z" w16du:dateUtc="2025-11-05T07:14:00Z">
        <w:r w:rsidR="008442BA">
          <w:rPr>
            <w:rFonts w:ascii="宋体" w:hAnsi="宋体" w:hint="eastAsia"/>
            <w:iCs/>
            <w:spacing w:val="6"/>
            <w:kern w:val="0"/>
            <w:sz w:val="24"/>
          </w:rPr>
          <w:t>1</w:t>
        </w:r>
        <w:r w:rsidR="008442BA" w:rsidRPr="00A36044">
          <w:rPr>
            <w:rFonts w:ascii="宋体" w:hAnsi="宋体" w:hint="eastAsia"/>
            <w:iCs/>
            <w:spacing w:val="6"/>
            <w:kern w:val="0"/>
            <w:sz w:val="24"/>
          </w:rPr>
          <w:t>≤</w:t>
        </w:r>
      </w:ins>
      <w:r w:rsidRPr="008442BA">
        <w:rPr>
          <w:rFonts w:ascii="宋体" w:hAnsi="宋体" w:hint="eastAsia"/>
          <w:iCs/>
          <w:spacing w:val="6"/>
          <w:kern w:val="0"/>
          <w:sz w:val="24"/>
          <w:rPrChange w:id="210" w:author="Shaun YIN" w:date="2025-11-05T15:14:00Z" w16du:dateUtc="2025-11-05T07:14:00Z">
            <w:rPr>
              <w:rFonts w:ascii="宋体" w:hAnsi="宋体" w:hint="eastAsia"/>
              <w:iCs/>
              <w:color w:val="EE0000"/>
              <w:spacing w:val="6"/>
              <w:kern w:val="0"/>
              <w:sz w:val="24"/>
            </w:rPr>
          </w:rPrChange>
        </w:rPr>
        <w:t>j≤t-1，</w:t>
      </w:r>
      <w:proofErr w:type="spellStart"/>
      <w:r w:rsidRPr="008442BA">
        <w:rPr>
          <w:rFonts w:ascii="宋体" w:hAnsi="宋体" w:hint="eastAsia"/>
          <w:spacing w:val="6"/>
          <w:kern w:val="0"/>
          <w:sz w:val="24"/>
          <w:rPrChange w:id="211" w:author="Shaun YIN" w:date="2025-11-05T15:14:00Z" w16du:dateUtc="2025-11-05T07:14:00Z">
            <w:rPr>
              <w:rFonts w:ascii="宋体" w:hAnsi="宋体" w:hint="eastAsia"/>
              <w:color w:val="EE0000"/>
              <w:spacing w:val="6"/>
              <w:kern w:val="0"/>
              <w:sz w:val="24"/>
            </w:rPr>
          </w:rPrChange>
        </w:rPr>
        <w:t>tcVec_CFR</w:t>
      </w:r>
      <w:r w:rsidRPr="008442BA">
        <w:rPr>
          <w:rFonts w:ascii="宋体" w:hAnsi="宋体" w:hint="eastAsia"/>
          <w:spacing w:val="6"/>
          <w:kern w:val="0"/>
          <w:sz w:val="24"/>
          <w:vertAlign w:val="subscript"/>
          <w:rPrChange w:id="212" w:author="Shaun YIN" w:date="2025-11-05T15:14:00Z" w16du:dateUtc="2025-11-05T07:14:00Z">
            <w:rPr>
              <w:rFonts w:ascii="宋体" w:hAnsi="宋体" w:hint="eastAsia"/>
              <w:color w:val="EE0000"/>
              <w:spacing w:val="6"/>
              <w:kern w:val="0"/>
              <w:sz w:val="24"/>
              <w:vertAlign w:val="subscript"/>
            </w:rPr>
          </w:rPrChange>
        </w:rPr>
        <w:t>j</w:t>
      </w:r>
      <w:proofErr w:type="spellEnd"/>
      <w:r w:rsidRPr="008442BA">
        <w:rPr>
          <w:rFonts w:ascii="宋体" w:hAnsi="宋体" w:hint="eastAsia"/>
          <w:iCs/>
          <w:spacing w:val="6"/>
          <w:kern w:val="0"/>
          <w:sz w:val="24"/>
          <w:rPrChange w:id="213" w:author="Shaun YIN" w:date="2025-11-05T15:14:00Z" w16du:dateUtc="2025-11-05T07:14:00Z">
            <w:rPr>
              <w:rFonts w:ascii="宋体" w:hAnsi="宋体" w:hint="eastAsia"/>
              <w:iCs/>
              <w:color w:val="EE0000"/>
              <w:spacing w:val="6"/>
              <w:kern w:val="0"/>
              <w:sz w:val="24"/>
            </w:rPr>
          </w:rPrChange>
        </w:rPr>
        <w:t>共有t-1个。</w:t>
      </w:r>
    </w:p>
    <w:p w14:paraId="660A37DE"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5E1E78">
        <w:rPr>
          <w:rFonts w:ascii="宋体" w:hAnsi="宋体" w:hint="eastAsia"/>
          <w:spacing w:val="6"/>
          <w:kern w:val="0"/>
          <w:sz w:val="24"/>
        </w:rPr>
        <w:t>将</w:t>
      </w:r>
      <w:r w:rsidRPr="005E1E78">
        <w:rPr>
          <w:rFonts w:ascii="宋体" w:hAnsi="宋体" w:hint="eastAsia"/>
          <w:spacing w:val="6"/>
          <w:kern w:val="0"/>
          <w:sz w:val="24"/>
          <w:rPrChange w:id="214" w:author="Shaun YIN" w:date="2025-11-05T15:15:00Z" w16du:dateUtc="2025-11-05T07:15:00Z">
            <w:rPr>
              <w:rFonts w:ascii="宋体" w:hAnsi="宋体" w:hint="eastAsia"/>
              <w:color w:val="EE0000"/>
              <w:spacing w:val="6"/>
              <w:kern w:val="0"/>
              <w:sz w:val="24"/>
            </w:rPr>
          </w:rPrChange>
        </w:rPr>
        <w:t>tcVec_CFR</w:t>
      </w:r>
      <w:r w:rsidRPr="005E1E78">
        <w:rPr>
          <w:rFonts w:ascii="宋体" w:hAnsi="宋体" w:hint="eastAsia"/>
          <w:spacing w:val="6"/>
          <w:kern w:val="0"/>
          <w:sz w:val="24"/>
          <w:vertAlign w:val="subscript"/>
          <w:rPrChange w:id="215" w:author="Shaun YIN" w:date="2025-11-05T15:15:00Z" w16du:dateUtc="2025-11-05T07:15:00Z">
            <w:rPr>
              <w:rFonts w:ascii="宋体" w:hAnsi="宋体" w:hint="eastAsia"/>
              <w:color w:val="EE0000"/>
              <w:spacing w:val="6"/>
              <w:kern w:val="0"/>
              <w:sz w:val="24"/>
              <w:vertAlign w:val="subscript"/>
            </w:rPr>
          </w:rPrChange>
        </w:rPr>
        <w:t>0</w:t>
      </w:r>
      <w:r w:rsidRPr="005E1E78">
        <w:rPr>
          <w:rFonts w:ascii="宋体" w:hAnsi="宋体" w:hint="eastAsia"/>
          <w:spacing w:val="6"/>
          <w:kern w:val="0"/>
          <w:sz w:val="24"/>
          <w:rPrChange w:id="216" w:author="Shaun YIN" w:date="2025-11-05T15:15:00Z" w16du:dateUtc="2025-11-05T07:15:00Z">
            <w:rPr>
              <w:rFonts w:ascii="宋体" w:hAnsi="宋体" w:hint="eastAsia"/>
              <w:color w:val="EE0000"/>
              <w:spacing w:val="6"/>
              <w:kern w:val="0"/>
              <w:sz w:val="24"/>
            </w:rPr>
          </w:rPrChange>
        </w:rPr>
        <w:t>和t-1个</w:t>
      </w:r>
      <w:proofErr w:type="spellStart"/>
      <w:r w:rsidRPr="005E1E78">
        <w:rPr>
          <w:rFonts w:ascii="宋体" w:hAnsi="宋体"/>
          <w:spacing w:val="6"/>
          <w:kern w:val="0"/>
          <w:sz w:val="24"/>
        </w:rPr>
        <w:t>tcVec</w:t>
      </w:r>
      <w:r w:rsidRPr="005E1E78">
        <w:rPr>
          <w:rFonts w:ascii="宋体" w:hAnsi="宋体" w:hint="eastAsia"/>
          <w:spacing w:val="6"/>
          <w:kern w:val="0"/>
          <w:sz w:val="24"/>
        </w:rPr>
        <w:t>_CFR</w:t>
      </w:r>
      <w:r w:rsidRPr="005E1E78">
        <w:rPr>
          <w:rFonts w:ascii="宋体" w:hAnsi="宋体"/>
          <w:spacing w:val="6"/>
          <w:kern w:val="0"/>
          <w:sz w:val="24"/>
          <w:vertAlign w:val="subscript"/>
        </w:rPr>
        <w:t>j</w:t>
      </w:r>
      <w:proofErr w:type="spellEnd"/>
      <w:r w:rsidRPr="005E1E78">
        <w:rPr>
          <w:rFonts w:ascii="宋体" w:hAnsi="宋体" w:hint="eastAsia"/>
          <w:iCs/>
          <w:spacing w:val="6"/>
          <w:kern w:val="0"/>
          <w:sz w:val="24"/>
        </w:rPr>
        <w:t>按照</w:t>
      </w:r>
      <w:r w:rsidRPr="005E1E78">
        <w:rPr>
          <w:rFonts w:ascii="宋体" w:hAnsi="宋体" w:hint="eastAsia"/>
          <w:iCs/>
          <w:spacing w:val="6"/>
          <w:kern w:val="0"/>
          <w:sz w:val="24"/>
          <w:rPrChange w:id="217" w:author="Shaun YIN" w:date="2025-11-05T15:15:00Z" w16du:dateUtc="2025-11-05T07:15:00Z">
            <w:rPr>
              <w:rFonts w:ascii="宋体" w:hAnsi="宋体" w:hint="eastAsia"/>
              <w:iCs/>
              <w:color w:val="EE0000"/>
              <w:spacing w:val="6"/>
              <w:kern w:val="0"/>
              <w:sz w:val="24"/>
            </w:rPr>
          </w:rPrChange>
        </w:rPr>
        <w:t>下标</w:t>
      </w:r>
      <w:r w:rsidRPr="005E1E78">
        <w:rPr>
          <w:rFonts w:ascii="宋体" w:hAnsi="宋体" w:hint="eastAsia"/>
          <w:iCs/>
          <w:spacing w:val="6"/>
          <w:kern w:val="0"/>
          <w:sz w:val="24"/>
        </w:rPr>
        <w:t>由</w:t>
      </w:r>
      <w:r>
        <w:rPr>
          <w:rFonts w:ascii="宋体" w:hAnsi="宋体" w:hint="eastAsia"/>
          <w:iCs/>
          <w:spacing w:val="6"/>
          <w:kern w:val="0"/>
          <w:sz w:val="24"/>
        </w:rPr>
        <w:t>小到大的顺序相组合，得到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w:t>
      </w:r>
      <w:r>
        <w:rPr>
          <w:rFonts w:ascii="宋体" w:hAnsi="宋体" w:hint="eastAsia"/>
          <w:snapToGrid w:val="0"/>
          <w:sz w:val="24"/>
        </w:rPr>
        <w:lastRenderedPageBreak/>
        <w:t>据的</w:t>
      </w:r>
      <w:r>
        <w:rPr>
          <w:rFonts w:ascii="宋体" w:hAnsi="宋体" w:hint="eastAsia"/>
          <w:spacing w:val="6"/>
          <w:kern w:val="0"/>
          <w:sz w:val="24"/>
        </w:rPr>
        <w:t>相干</w:t>
      </w:r>
      <w:r>
        <w:rPr>
          <w:rFonts w:ascii="宋体" w:hAnsi="宋体"/>
          <w:spacing w:val="6"/>
          <w:kern w:val="0"/>
          <w:sz w:val="24"/>
        </w:rPr>
        <w:t>时间</w:t>
      </w:r>
      <w:r>
        <w:rPr>
          <w:rFonts w:ascii="宋体" w:hAnsi="宋体" w:hint="eastAsia"/>
          <w:spacing w:val="6"/>
          <w:kern w:val="0"/>
          <w:sz w:val="24"/>
        </w:rPr>
        <w:t>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，这是一个长度为t的一维矩阵（即行向量）。</w:t>
      </w:r>
    </w:p>
    <w:p w14:paraId="310E3B5B"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请参阅图4，</w:t>
      </w:r>
      <w:r>
        <w:rPr>
          <w:rFonts w:ascii="宋体" w:hAnsi="宋体"/>
          <w:snapToGrid w:val="0"/>
          <w:sz w:val="24"/>
        </w:rPr>
        <w:t>所述步骤S</w:t>
      </w:r>
      <w:r>
        <w:rPr>
          <w:rFonts w:ascii="宋体" w:hAnsi="宋体" w:hint="eastAsia"/>
          <w:snapToGrid w:val="0"/>
          <w:sz w:val="24"/>
        </w:rPr>
        <w:t>A</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相干时间向量</w:t>
      </w:r>
      <w:proofErr w:type="spellStart"/>
      <w:r>
        <w:rPr>
          <w:rFonts w:ascii="宋体" w:hAnsi="宋体" w:hint="eastAsia"/>
          <w:snapToGrid w:val="0"/>
          <w:sz w:val="24"/>
        </w:rPr>
        <w:t>t</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第二种实现方式包括如下步骤。</w:t>
      </w:r>
    </w:p>
    <w:p w14:paraId="0A07E7A1"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41</w:t>
      </w:r>
      <w:r>
        <w:rPr>
          <w:rFonts w:ascii="宋体" w:hAnsi="宋体"/>
          <w:spacing w:val="6"/>
          <w:kern w:val="0"/>
          <w:sz w:val="24"/>
        </w:rPr>
        <w:t>：</w:t>
      </w:r>
      <w:r>
        <w:rPr>
          <w:rFonts w:ascii="宋体" w:hAnsi="宋体" w:hint="eastAsia"/>
          <w:spacing w:val="6"/>
          <w:kern w:val="0"/>
          <w:sz w:val="24"/>
        </w:rPr>
        <w:t>复数CFR数据是一个n行×t列的复数矩阵，其中n表示子载波数，t表示所述</w:t>
      </w:r>
      <w:r>
        <w:rPr>
          <w:rFonts w:ascii="宋体" w:hAnsi="宋体" w:hint="eastAsia"/>
          <w:snapToGrid w:val="0"/>
          <w:sz w:val="24"/>
        </w:rPr>
        <w:t>复数</w:t>
      </w:r>
      <w:r>
        <w:rPr>
          <w:rFonts w:ascii="宋体" w:hAnsi="宋体"/>
          <w:snapToGrid w:val="0"/>
          <w:sz w:val="24"/>
        </w:rPr>
        <w:t>C</w:t>
      </w:r>
      <w:r>
        <w:rPr>
          <w:rFonts w:ascii="宋体" w:hAnsi="宋体" w:hint="eastAsia"/>
          <w:snapToGrid w:val="0"/>
          <w:sz w:val="24"/>
        </w:rPr>
        <w:t>FR</w:t>
      </w:r>
      <w:r>
        <w:rPr>
          <w:rFonts w:ascii="宋体" w:hAnsi="宋体"/>
          <w:snapToGrid w:val="0"/>
          <w:sz w:val="24"/>
        </w:rPr>
        <w:t>数据</w:t>
      </w:r>
      <w:r>
        <w:rPr>
          <w:rFonts w:ascii="宋体" w:hAnsi="宋体" w:hint="eastAsia"/>
          <w:snapToGrid w:val="0"/>
          <w:sz w:val="24"/>
        </w:rPr>
        <w:t>的时间长度。</w:t>
      </w:r>
      <w:r>
        <w:rPr>
          <w:rFonts w:ascii="宋体" w:hAnsi="宋体"/>
          <w:spacing w:val="6"/>
          <w:kern w:val="0"/>
          <w:sz w:val="24"/>
        </w:rPr>
        <w:t>计算</w:t>
      </w:r>
      <w:r>
        <w:rPr>
          <w:rFonts w:ascii="宋体" w:hAnsi="宋体" w:hint="eastAsia"/>
          <w:snapToGrid w:val="0"/>
          <w:sz w:val="24"/>
        </w:rPr>
        <w:t>复数CFR数据</w:t>
      </w:r>
      <w:r>
        <w:rPr>
          <w:rFonts w:ascii="宋体" w:hAnsi="宋体"/>
          <w:spacing w:val="6"/>
          <w:kern w:val="0"/>
          <w:sz w:val="24"/>
        </w:rPr>
        <w:t>的差分</w:t>
      </w:r>
      <w:r>
        <w:rPr>
          <w:rFonts w:ascii="宋体" w:hAnsi="宋体" w:hint="eastAsia"/>
          <w:spacing w:val="6"/>
          <w:kern w:val="0"/>
          <w:sz w:val="24"/>
        </w:rPr>
        <w:t>矩阵ΔCFR，这是一个t行×t列的实数矩阵，其中每个元素Δ</w:t>
      </w:r>
      <w:proofErr w:type="spellStart"/>
      <w:r>
        <w:rPr>
          <w:rFonts w:ascii="宋体" w:hAnsi="宋体" w:hint="eastAsia"/>
          <w:spacing w:val="6"/>
          <w:kern w:val="0"/>
          <w:sz w:val="24"/>
        </w:rPr>
        <w:t>CFR</w:t>
      </w:r>
      <w:r>
        <w:rPr>
          <w:rFonts w:ascii="宋体" w:hAnsi="宋体" w:hint="eastAsia"/>
          <w:spacing w:val="6"/>
          <w:kern w:val="0"/>
          <w:sz w:val="24"/>
          <w:vertAlign w:val="subscript"/>
        </w:rPr>
        <w:t>i,j</w:t>
      </w:r>
      <w:proofErr w:type="spellEnd"/>
      <w:r>
        <w:rPr>
          <w:rFonts w:ascii="宋体" w:hAnsi="宋体" w:hint="eastAsia"/>
          <w:spacing w:val="6"/>
          <w:kern w:val="0"/>
          <w:sz w:val="24"/>
        </w:rPr>
        <w:t>的计算公式如下。</w:t>
      </w:r>
    </w:p>
    <w:p w14:paraId="6C4DCF99" w14:textId="6239D32D"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当</w:t>
      </w:r>
      <w:proofErr w:type="spellStart"/>
      <w:r>
        <w:rPr>
          <w:rFonts w:ascii="宋体" w:hAnsi="宋体" w:hint="eastAsia"/>
          <w:spacing w:val="6"/>
          <w:kern w:val="0"/>
          <w:sz w:val="24"/>
        </w:rPr>
        <w:t>i</w:t>
      </w:r>
      <w:proofErr w:type="spellEnd"/>
      <w:r>
        <w:rPr>
          <w:rFonts w:ascii="宋体" w:hAnsi="宋体" w:hint="eastAsia"/>
          <w:spacing w:val="6"/>
          <w:kern w:val="0"/>
          <w:sz w:val="24"/>
        </w:rPr>
        <w:t>＜j时，</w:t>
      </w: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n-1</m:t>
            </m: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k,j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oMath>
      <w:r>
        <w:rPr>
          <w:rFonts w:ascii="宋体" w:hAnsi="宋体" w:hint="eastAsia"/>
          <w:iCs/>
          <w:spacing w:val="6"/>
          <w:kern w:val="0"/>
          <w:sz w:val="24"/>
        </w:rPr>
        <w:t>。其中，</w:t>
      </w:r>
      <w:r>
        <w:rPr>
          <w:rFonts w:ascii="宋体" w:hAnsi="宋体" w:hint="eastAsia"/>
          <w:spacing w:val="6"/>
          <w:kern w:val="0"/>
          <w:sz w:val="24"/>
        </w:rPr>
        <w:t>k表示子载波索引，k的取值范围</w:t>
      </w:r>
      <w:r>
        <w:rPr>
          <w:rFonts w:ascii="宋体" w:hAnsi="宋体" w:hint="eastAsia"/>
          <w:snapToGrid w:val="0"/>
          <w:sz w:val="24"/>
        </w:rPr>
        <w:t>是从0到n-1之间的</w:t>
      </w:r>
      <w:del w:id="218" w:author="Shaun YIN" w:date="2025-11-05T15:17:00Z" w16du:dateUtc="2025-11-05T07:17:00Z">
        <w:r w:rsidDel="00040041">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proofErr w:type="spellStart"/>
      <w:r>
        <w:rPr>
          <w:rFonts w:ascii="宋体" w:hAnsi="宋体" w:hint="eastAsia"/>
          <w:spacing w:val="6"/>
          <w:kern w:val="0"/>
          <w:sz w:val="24"/>
        </w:rPr>
        <w:t>i</w:t>
      </w:r>
      <w:proofErr w:type="spellEnd"/>
      <w:r>
        <w:rPr>
          <w:rFonts w:ascii="宋体" w:hAnsi="宋体" w:hint="eastAsia"/>
          <w:spacing w:val="6"/>
          <w:kern w:val="0"/>
          <w:sz w:val="24"/>
        </w:rPr>
        <w:t>和j均表示时间索引，</w:t>
      </w:r>
      <w:proofErr w:type="spellStart"/>
      <w:r>
        <w:rPr>
          <w:rFonts w:ascii="宋体" w:hAnsi="宋体" w:hint="eastAsia"/>
          <w:spacing w:val="6"/>
          <w:kern w:val="0"/>
          <w:sz w:val="24"/>
        </w:rPr>
        <w:t>i</w:t>
      </w:r>
      <w:proofErr w:type="spellEnd"/>
      <w:r>
        <w:rPr>
          <w:rFonts w:ascii="宋体" w:hAnsi="宋体" w:hint="eastAsia"/>
          <w:spacing w:val="6"/>
          <w:kern w:val="0"/>
          <w:sz w:val="24"/>
        </w:rPr>
        <w:t>和j的取值范围均为从0到t-1</w:t>
      </w:r>
      <w:r>
        <w:rPr>
          <w:rFonts w:ascii="宋体" w:hAnsi="宋体" w:hint="eastAsia"/>
          <w:snapToGrid w:val="0"/>
          <w:sz w:val="24"/>
        </w:rPr>
        <w:t>之间的</w:t>
      </w:r>
      <w:del w:id="219" w:author="Shaun YIN" w:date="2025-11-05T15:17:00Z" w16du:dateUtc="2025-11-05T07:17:00Z">
        <w:r w:rsidDel="00040041">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proofErr w:type="spellStart"/>
      <w:r>
        <w:rPr>
          <w:rFonts w:ascii="宋体" w:hAnsi="宋体" w:hint="eastAsia"/>
          <w:snapToGrid w:val="0"/>
          <w:sz w:val="24"/>
        </w:rPr>
        <w:t>CFR</w:t>
      </w:r>
      <w:r>
        <w:rPr>
          <w:rFonts w:ascii="宋体" w:hAnsi="宋体" w:hint="eastAsia"/>
          <w:snapToGrid w:val="0"/>
          <w:sz w:val="24"/>
          <w:vertAlign w:val="subscript"/>
        </w:rPr>
        <w:t>k,j</w:t>
      </w:r>
      <w:proofErr w:type="spellEnd"/>
      <w:r>
        <w:rPr>
          <w:rFonts w:ascii="宋体" w:hAnsi="宋体" w:hint="eastAsia"/>
          <w:iCs/>
          <w:spacing w:val="6"/>
          <w:kern w:val="0"/>
          <w:sz w:val="24"/>
        </w:rPr>
        <w:t>表示</w:t>
      </w:r>
      <w:r>
        <w:rPr>
          <w:rFonts w:ascii="宋体" w:hAnsi="宋体" w:hint="eastAsia"/>
          <w:spacing w:val="6"/>
          <w:kern w:val="0"/>
          <w:sz w:val="24"/>
        </w:rPr>
        <w:t>复数</w:t>
      </w:r>
      <w:r>
        <w:rPr>
          <w:rFonts w:ascii="宋体" w:hAnsi="宋体" w:hint="eastAsia"/>
          <w:snapToGrid w:val="0"/>
          <w:sz w:val="24"/>
        </w:rPr>
        <w:t>CFR数据的复数矩阵中第k+1行、第j+1列的元素。</w:t>
      </w:r>
      <w:proofErr w:type="spellStart"/>
      <w:r>
        <w:rPr>
          <w:rFonts w:ascii="宋体" w:hAnsi="宋体" w:hint="eastAsia"/>
          <w:snapToGrid w:val="0"/>
          <w:sz w:val="24"/>
        </w:rPr>
        <w:t>CFR</w:t>
      </w:r>
      <w:r>
        <w:rPr>
          <w:rFonts w:ascii="宋体" w:hAnsi="宋体" w:hint="eastAsia"/>
          <w:snapToGrid w:val="0"/>
          <w:sz w:val="24"/>
          <w:vertAlign w:val="subscript"/>
        </w:rPr>
        <w:t>k,i</w:t>
      </w:r>
      <w:proofErr w:type="spellEnd"/>
      <w:r>
        <w:rPr>
          <w:rFonts w:ascii="宋体" w:hAnsi="宋体" w:hint="eastAsia"/>
          <w:iCs/>
          <w:spacing w:val="6"/>
          <w:kern w:val="0"/>
          <w:sz w:val="24"/>
        </w:rPr>
        <w:t>表示</w:t>
      </w:r>
      <w:r>
        <w:rPr>
          <w:rFonts w:ascii="宋体" w:hAnsi="宋体" w:hint="eastAsia"/>
          <w:spacing w:val="6"/>
          <w:kern w:val="0"/>
          <w:sz w:val="24"/>
        </w:rPr>
        <w:t>复数</w:t>
      </w:r>
      <w:r>
        <w:rPr>
          <w:rFonts w:ascii="宋体" w:hAnsi="宋体" w:hint="eastAsia"/>
          <w:snapToGrid w:val="0"/>
          <w:sz w:val="24"/>
        </w:rPr>
        <w:t>CFR数据的复数矩阵中第k+1行、第i+1列的元素。</w:t>
      </w:r>
    </w:p>
    <w:p w14:paraId="0021FEB2"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spacing w:val="6"/>
          <w:kern w:val="0"/>
          <w:sz w:val="24"/>
        </w:rPr>
        <w:t>当</w:t>
      </w:r>
      <w:proofErr w:type="spellStart"/>
      <w:r>
        <w:rPr>
          <w:rFonts w:ascii="宋体" w:hAnsi="宋体" w:hint="eastAsia"/>
          <w:spacing w:val="6"/>
          <w:kern w:val="0"/>
          <w:sz w:val="24"/>
        </w:rPr>
        <w:t>i</w:t>
      </w:r>
      <w:proofErr w:type="spellEnd"/>
      <w:r>
        <w:rPr>
          <w:rFonts w:ascii="宋体" w:hAnsi="宋体" w:hint="eastAsia"/>
          <w:spacing w:val="6"/>
          <w:kern w:val="0"/>
          <w:sz w:val="24"/>
        </w:rPr>
        <w:t>＝j时，</w:t>
      </w: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n-1</m:t>
            </m: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oMath>
      <w:r>
        <w:rPr>
          <w:rFonts w:ascii="宋体" w:hAnsi="宋体" w:hint="eastAsia"/>
          <w:iCs/>
          <w:spacing w:val="6"/>
          <w:kern w:val="0"/>
          <w:sz w:val="24"/>
        </w:rPr>
        <w:t>。</w:t>
      </w:r>
    </w:p>
    <w:p w14:paraId="3334AB89"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iCs/>
          <w:spacing w:val="6"/>
          <w:kern w:val="0"/>
          <w:sz w:val="24"/>
        </w:rPr>
        <w:t>当</w:t>
      </w:r>
      <w:proofErr w:type="spellStart"/>
      <w:r>
        <w:rPr>
          <w:rFonts w:ascii="宋体" w:hAnsi="宋体" w:hint="eastAsia"/>
          <w:iCs/>
          <w:spacing w:val="6"/>
          <w:kern w:val="0"/>
          <w:sz w:val="24"/>
        </w:rPr>
        <w:t>i</w:t>
      </w:r>
      <w:proofErr w:type="spellEnd"/>
      <w:r>
        <w:rPr>
          <w:rFonts w:ascii="宋体" w:hAnsi="宋体" w:hint="eastAsia"/>
          <w:iCs/>
          <w:spacing w:val="6"/>
          <w:kern w:val="0"/>
          <w:sz w:val="24"/>
        </w:rPr>
        <w:t>＞j时，</w:t>
      </w:r>
      <w:r>
        <w:rPr>
          <w:rFonts w:ascii="宋体" w:hAnsi="宋体" w:hint="eastAsia"/>
          <w:spacing w:val="6"/>
          <w:kern w:val="0"/>
          <w:sz w:val="24"/>
        </w:rPr>
        <w:t>Δ</w:t>
      </w:r>
      <w:proofErr w:type="spellStart"/>
      <w:r>
        <w:rPr>
          <w:rFonts w:ascii="宋体" w:hAnsi="宋体" w:hint="eastAsia"/>
          <w:spacing w:val="6"/>
          <w:kern w:val="0"/>
          <w:sz w:val="24"/>
        </w:rPr>
        <w:t>CFR</w:t>
      </w:r>
      <w:r>
        <w:rPr>
          <w:rFonts w:ascii="宋体" w:hAnsi="宋体" w:hint="eastAsia"/>
          <w:spacing w:val="6"/>
          <w:kern w:val="0"/>
          <w:sz w:val="24"/>
          <w:vertAlign w:val="subscript"/>
        </w:rPr>
        <w:t>i,j</w:t>
      </w:r>
      <w:proofErr w:type="spellEnd"/>
      <w:r>
        <w:rPr>
          <w:rFonts w:ascii="宋体" w:hAnsi="宋体" w:hint="eastAsia"/>
          <w:spacing w:val="6"/>
          <w:kern w:val="0"/>
          <w:sz w:val="24"/>
        </w:rPr>
        <w:t>＝0。</w:t>
      </w:r>
    </w:p>
    <w:p w14:paraId="06A57B72"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spacing w:val="6"/>
          <w:kern w:val="0"/>
          <w:sz w:val="24"/>
        </w:rPr>
        <w:t>ΔCFR是一个上斜三角矩阵，下斜三角是全0元素。</w:t>
      </w:r>
    </w:p>
    <w:p w14:paraId="157D69A8" w14:textId="61705360"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42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复数CFR数据</w:t>
      </w:r>
      <w:r>
        <w:rPr>
          <w:rFonts w:ascii="宋体" w:hAnsi="宋体"/>
          <w:spacing w:val="6"/>
          <w:kern w:val="0"/>
          <w:sz w:val="24"/>
        </w:rPr>
        <w:t>的差分</w:t>
      </w:r>
      <w:r>
        <w:rPr>
          <w:rFonts w:ascii="宋体" w:hAnsi="宋体" w:hint="eastAsia"/>
          <w:spacing w:val="6"/>
          <w:kern w:val="0"/>
          <w:sz w:val="24"/>
        </w:rPr>
        <w:t>矩阵ΔCFR中</w:t>
      </w:r>
      <w:r>
        <w:rPr>
          <w:rFonts w:ascii="宋体" w:hAnsi="宋体"/>
          <w:spacing w:val="6"/>
          <w:kern w:val="0"/>
          <w:sz w:val="24"/>
        </w:rPr>
        <w:t>的</w:t>
      </w:r>
      <w:r>
        <w:rPr>
          <w:rFonts w:ascii="宋体" w:hAnsi="宋体" w:hint="eastAsia"/>
          <w:spacing w:val="6"/>
          <w:kern w:val="0"/>
          <w:sz w:val="24"/>
        </w:rPr>
        <w:t>时间上在后的j</w:t>
      </w:r>
      <w:r>
        <w:rPr>
          <w:rFonts w:ascii="宋体" w:hAnsi="宋体"/>
          <w:spacing w:val="6"/>
          <w:kern w:val="0"/>
          <w:sz w:val="24"/>
        </w:rPr>
        <w:t>位置相对于</w:t>
      </w:r>
      <w:r>
        <w:rPr>
          <w:rFonts w:ascii="宋体" w:hAnsi="宋体" w:hint="eastAsia"/>
          <w:spacing w:val="6"/>
          <w:kern w:val="0"/>
          <w:sz w:val="24"/>
        </w:rPr>
        <w:t>时间上在前的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220" w:author="Shaun YIN" w:date="2025-11-05T15:19:00Z" w16du:dateUtc="2025-11-05T07:19:00Z">
        <w:r w:rsidDel="00A75E37">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＜j≤t-1</w:t>
      </w:r>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FR</m:t>
                        </m:r>
                      </m:e>
                      <m:sub>
                        <m:r>
                          <m:rPr>
                            <m:sty m:val="p"/>
                          </m:rPr>
                          <w:rPr>
                            <w:rFonts w:ascii="Cambria Math" w:hAnsi="Cambria Math"/>
                            <w:spacing w:val="6"/>
                            <w:kern w:val="0"/>
                            <w:sz w:val="24"/>
                          </w:rPr>
                          <m:t>i,j</m:t>
                        </m:r>
                      </m:sub>
                    </m:sSub>
                  </m:e>
                </m:d>
              </m:e>
              <m:sub>
                <m:r>
                  <m:rPr>
                    <m:sty m:val="p"/>
                  </m:rPr>
                  <w:rPr>
                    <w:rFonts w:ascii="Cambria Math" w:hAnsi="Cambria Math"/>
                    <w:spacing w:val="6"/>
                    <w:kern w:val="0"/>
                    <w:sz w:val="24"/>
                  </w:rPr>
                  <m:t>p</m:t>
                </m:r>
              </m:sub>
            </m:sSub>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j,j</m:t>
                        </m:r>
                      </m:sub>
                    </m:sSub>
                  </m:e>
                </m:d>
              </m:e>
              <m:sub>
                <m:r>
                  <m:rPr>
                    <m:sty m:val="p"/>
                  </m:rPr>
                  <w:rPr>
                    <w:rFonts w:ascii="Cambria Math" w:hAnsi="Cambria Math"/>
                    <w:spacing w:val="6"/>
                    <w:kern w:val="0"/>
                    <w:sz w:val="24"/>
                  </w:rPr>
                  <m:t>p</m:t>
                </m:r>
              </m:sub>
            </m:sSub>
          </m:den>
        </m:f>
      </m:oMath>
      <w:r>
        <w:rPr>
          <w:rFonts w:ascii="宋体" w:hAnsi="宋体" w:hint="eastAsia"/>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del w:id="221" w:author="Shaun YIN" w:date="2025-11-05T15:21:00Z" w16du:dateUtc="2025-11-05T07:21:00Z">
                <m:rPr>
                  <m:sty m:val="p"/>
                </m:rPr>
                <w:rPr>
                  <w:rFonts w:ascii="Cambria Math" w:hAnsi="Cambria Math"/>
                  <w:spacing w:val="6"/>
                  <w:kern w:val="0"/>
                  <w:sz w:val="24"/>
                </w:rPr>
                <m:t>β</m:t>
              </w:del>
            </m:r>
            <m:r>
              <w:ins w:id="222" w:author="Shaun YIN" w:date="2025-11-05T15:21:00Z" w16du:dateUtc="2025-11-05T07:21:00Z">
                <m:rPr>
                  <m:sty m:val="p"/>
                </m:rPr>
                <w:rPr>
                  <w:rFonts w:ascii="Cambria Math" w:hAnsi="Cambria Math"/>
                  <w:spacing w:val="6"/>
                  <w:kern w:val="0"/>
                  <w:sz w:val="24"/>
                </w:rPr>
                <m:t>p</m:t>
              </w:ins>
            </m:r>
          </m:sub>
        </m:sSub>
      </m:oMath>
      <w:r>
        <w:rPr>
          <w:rFonts w:ascii="宋体" w:hAnsi="宋体" w:hint="eastAsia"/>
          <w:spacing w:val="6"/>
          <w:kern w:val="0"/>
          <w:sz w:val="24"/>
        </w:rPr>
        <w:t>表示向量的p范数（称为在时间维度的第二范数），p为正整数。Δ</w:t>
      </w:r>
      <w:proofErr w:type="spellStart"/>
      <w:r>
        <w:rPr>
          <w:rFonts w:ascii="宋体" w:hAnsi="宋体" w:hint="eastAsia"/>
          <w:spacing w:val="6"/>
          <w:kern w:val="0"/>
          <w:sz w:val="24"/>
        </w:rPr>
        <w:t>CFR</w:t>
      </w:r>
      <w:r>
        <w:rPr>
          <w:rFonts w:ascii="宋体" w:hAnsi="宋体" w:hint="eastAsia"/>
          <w:spacing w:val="6"/>
          <w:kern w:val="0"/>
          <w:sz w:val="24"/>
          <w:vertAlign w:val="subscript"/>
        </w:rPr>
        <w:t>i,j</w:t>
      </w:r>
      <w:proofErr w:type="spellEnd"/>
      <w:r>
        <w:rPr>
          <w:rFonts w:ascii="宋体" w:hAnsi="宋体" w:hint="eastAsia"/>
          <w:spacing w:val="6"/>
          <w:kern w:val="0"/>
          <w:sz w:val="24"/>
        </w:rPr>
        <w:t>表示</w:t>
      </w:r>
      <w:r>
        <w:rPr>
          <w:rFonts w:ascii="宋体" w:hAnsi="宋体"/>
          <w:spacing w:val="6"/>
          <w:kern w:val="0"/>
          <w:sz w:val="24"/>
        </w:rPr>
        <w:t>差分</w:t>
      </w:r>
      <w:r>
        <w:rPr>
          <w:rFonts w:ascii="宋体" w:hAnsi="宋体" w:hint="eastAsia"/>
          <w:spacing w:val="6"/>
          <w:kern w:val="0"/>
          <w:sz w:val="24"/>
        </w:rPr>
        <w:t>矩阵ΔCFR中第i+1行、第j+1列的元素。Δ</w:t>
      </w:r>
      <w:proofErr w:type="spellStart"/>
      <w:r>
        <w:rPr>
          <w:rFonts w:ascii="宋体" w:hAnsi="宋体" w:hint="eastAsia"/>
          <w:spacing w:val="6"/>
          <w:kern w:val="0"/>
          <w:sz w:val="24"/>
        </w:rPr>
        <w:t>CFR</w:t>
      </w:r>
      <w:r>
        <w:rPr>
          <w:rFonts w:ascii="宋体" w:hAnsi="宋体" w:hint="eastAsia"/>
          <w:spacing w:val="6"/>
          <w:kern w:val="0"/>
          <w:sz w:val="24"/>
          <w:vertAlign w:val="subscript"/>
        </w:rPr>
        <w:t>j,j</w:t>
      </w:r>
      <w:proofErr w:type="spellEnd"/>
      <w:r>
        <w:rPr>
          <w:rFonts w:ascii="宋体" w:hAnsi="宋体" w:hint="eastAsia"/>
          <w:spacing w:val="6"/>
          <w:kern w:val="0"/>
          <w:sz w:val="24"/>
        </w:rPr>
        <w:t>表示</w:t>
      </w:r>
      <w:r>
        <w:rPr>
          <w:rFonts w:ascii="宋体" w:hAnsi="宋体"/>
          <w:spacing w:val="6"/>
          <w:kern w:val="0"/>
          <w:sz w:val="24"/>
        </w:rPr>
        <w:t>差分</w:t>
      </w:r>
      <w:r>
        <w:rPr>
          <w:rFonts w:ascii="宋体" w:hAnsi="宋体" w:hint="eastAsia"/>
          <w:spacing w:val="6"/>
          <w:kern w:val="0"/>
          <w:sz w:val="24"/>
        </w:rPr>
        <w:t>矩阵ΔCFR中第j+1行、第j+1列的元素。差分矩阵ΔCFR中的元素均为复数，任意复数可以表示为二维向量。步骤S31中的第一范数是对相邻的</w:t>
      </w:r>
      <w:proofErr w:type="gramStart"/>
      <w:r>
        <w:rPr>
          <w:rFonts w:ascii="宋体" w:hAnsi="宋体" w:hint="eastAsia"/>
          <w:spacing w:val="6"/>
          <w:kern w:val="0"/>
          <w:sz w:val="24"/>
        </w:rPr>
        <w:t>时间步做差分</w:t>
      </w:r>
      <w:proofErr w:type="gramEnd"/>
      <w:r>
        <w:rPr>
          <w:rFonts w:ascii="宋体" w:hAnsi="宋体" w:hint="eastAsia"/>
          <w:spacing w:val="6"/>
          <w:kern w:val="0"/>
          <w:sz w:val="24"/>
        </w:rPr>
        <w:t>后计算p范数，本步骤中的第二范数是将当前的时间步</w:t>
      </w:r>
      <w:proofErr w:type="gramStart"/>
      <w:r>
        <w:rPr>
          <w:rFonts w:ascii="宋体" w:hAnsi="宋体" w:hint="eastAsia"/>
          <w:spacing w:val="6"/>
          <w:kern w:val="0"/>
          <w:sz w:val="24"/>
        </w:rPr>
        <w:t>和之前</w:t>
      </w:r>
      <w:proofErr w:type="gramEnd"/>
      <w:r>
        <w:rPr>
          <w:rFonts w:ascii="宋体" w:hAnsi="宋体" w:hint="eastAsia"/>
          <w:spacing w:val="6"/>
          <w:kern w:val="0"/>
          <w:sz w:val="24"/>
        </w:rPr>
        <w:t>所有的</w:t>
      </w:r>
      <w:proofErr w:type="gramStart"/>
      <w:r>
        <w:rPr>
          <w:rFonts w:ascii="宋体" w:hAnsi="宋体" w:hint="eastAsia"/>
          <w:spacing w:val="6"/>
          <w:kern w:val="0"/>
          <w:sz w:val="24"/>
        </w:rPr>
        <w:t>时间步做差分</w:t>
      </w:r>
      <w:proofErr w:type="gramEnd"/>
      <w:r>
        <w:rPr>
          <w:rFonts w:ascii="宋体" w:hAnsi="宋体" w:hint="eastAsia"/>
          <w:spacing w:val="6"/>
          <w:kern w:val="0"/>
          <w:sz w:val="24"/>
        </w:rPr>
        <w:t>后计算p范数。</w:t>
      </w:r>
    </w:p>
    <w:p w14:paraId="074B1013" w14:textId="6CBF81CD" w:rsidR="00D63461" w:rsidRPr="003B2C30"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43</w:t>
      </w:r>
      <w:r>
        <w:rPr>
          <w:rFonts w:ascii="宋体" w:hAnsi="宋体"/>
          <w:spacing w:val="6"/>
          <w:kern w:val="0"/>
          <w:sz w:val="24"/>
        </w:rPr>
        <w:t>：使用</w:t>
      </w:r>
      <w:r>
        <w:rPr>
          <w:rFonts w:ascii="宋体" w:hAnsi="宋体" w:hint="eastAsia"/>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Pr>
          <w:rFonts w:ascii="宋体" w:hAnsi="宋体"/>
          <w:spacing w:val="6"/>
          <w:kern w:val="0"/>
          <w:sz w:val="24"/>
        </w:rPr>
        <w:t>和</w:t>
      </w:r>
      <w:r>
        <w:rPr>
          <w:rFonts w:ascii="宋体" w:hAnsi="宋体" w:hint="eastAsia"/>
          <w:spacing w:val="6"/>
          <w:kern w:val="0"/>
          <w:sz w:val="24"/>
        </w:rPr>
        <w:t>第二</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Pr>
          <w:rFonts w:ascii="宋体" w:hAnsi="宋体"/>
          <w:spacing w:val="6"/>
          <w:kern w:val="0"/>
          <w:sz w:val="24"/>
        </w:rPr>
        <w:t>计算</w:t>
      </w:r>
      <w:proofErr w:type="spellStart"/>
      <w:ins w:id="223" w:author="Shaun YIN" w:date="2025-11-05T15:22:00Z" w16du:dateUtc="2025-11-05T07:22:00Z">
        <w:r w:rsidR="003B2C30" w:rsidRPr="00A36044">
          <w:rPr>
            <w:rFonts w:ascii="宋体" w:hAnsi="宋体" w:hint="eastAsia"/>
            <w:spacing w:val="6"/>
            <w:kern w:val="0"/>
            <w:sz w:val="24"/>
          </w:rPr>
          <w:t>tcVec_CFR</w:t>
        </w:r>
        <w:r w:rsidR="003B2C30" w:rsidRPr="00A36044">
          <w:rPr>
            <w:rFonts w:ascii="宋体" w:hAnsi="宋体" w:hint="eastAsia"/>
            <w:spacing w:val="6"/>
            <w:kern w:val="0"/>
            <w:sz w:val="24"/>
            <w:vertAlign w:val="subscript"/>
          </w:rPr>
          <w:t>j</w:t>
        </w:r>
      </w:ins>
      <w:proofErr w:type="spellEnd"/>
      <m:oMath>
        <m:sSub>
          <m:sSubPr>
            <m:ctrlPr>
              <w:del w:id="224" w:author="Shaun YIN" w:date="2025-11-05T15:22:00Z" w16du:dateUtc="2025-11-05T07:22:00Z">
                <w:rPr>
                  <w:rFonts w:ascii="Cambria Math" w:hAnsi="Cambria Math"/>
                  <w:iCs/>
                  <w:spacing w:val="6"/>
                  <w:kern w:val="0"/>
                  <w:sz w:val="24"/>
                </w:rPr>
              </w:del>
            </m:ctrlPr>
          </m:sSubPr>
          <m:e>
            <m:r>
              <w:del w:id="225" w:author="Shaun YIN" w:date="2025-11-05T15:22:00Z" w16du:dateUtc="2025-11-05T07:22:00Z">
                <m:rPr>
                  <m:sty m:val="p"/>
                </m:rPr>
                <w:rPr>
                  <w:rFonts w:ascii="Cambria Math" w:hAnsi="Cambria Math" w:hint="eastAsia"/>
                  <w:spacing w:val="6"/>
                  <w:kern w:val="0"/>
                  <w:sz w:val="24"/>
                </w:rPr>
                <m:t>tcVec</m:t>
              </w:del>
            </m:r>
            <m:r>
              <w:del w:id="226" w:author="Shaun YIN" w:date="2025-11-05T15:22:00Z" w16du:dateUtc="2025-11-05T07:22:00Z">
                <m:rPr>
                  <m:sty m:val="p"/>
                </m:rPr>
                <w:rPr>
                  <w:rFonts w:ascii="Cambria Math" w:hAnsi="Cambria Math"/>
                  <w:spacing w:val="6"/>
                  <w:kern w:val="0"/>
                  <w:sz w:val="24"/>
                </w:rPr>
                <m:t>_CFR</m:t>
              </w:del>
            </m:r>
          </m:e>
          <m:sub>
            <m:r>
              <w:del w:id="227" w:author="Shaun YIN" w:date="2025-11-05T15:22:00Z" w16du:dateUtc="2025-11-05T07:22:00Z">
                <m:rPr>
                  <m:sty m:val="p"/>
                </m:rPr>
                <w:rPr>
                  <w:rFonts w:ascii="Cambria Math" w:hAnsi="Cambria Math"/>
                  <w:spacing w:val="6"/>
                  <w:kern w:val="0"/>
                  <w:sz w:val="24"/>
                </w:rPr>
                <m:t>j</m:t>
              </w:del>
            </m:r>
          </m:sub>
        </m:sSub>
      </m:oMath>
      <w:r>
        <w:rPr>
          <w:rFonts w:ascii="宋体" w:hAnsi="宋体" w:hint="eastAsia"/>
          <w:spacing w:val="6"/>
          <w:kern w:val="0"/>
          <w:sz w:val="24"/>
        </w:rPr>
        <w:t>。初始化的tcVec_CFR</w:t>
      </w:r>
      <w:r>
        <w:rPr>
          <w:rFonts w:ascii="宋体" w:hAnsi="宋体" w:hint="eastAsia"/>
          <w:spacing w:val="6"/>
          <w:kern w:val="0"/>
          <w:sz w:val="24"/>
          <w:vertAlign w:val="subscript"/>
        </w:rPr>
        <w:t>0</w:t>
      </w:r>
      <w:r>
        <w:rPr>
          <w:rFonts w:ascii="宋体" w:hAnsi="宋体" w:hint="eastAsia"/>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ins w:id="228" w:author="Shaun YIN" w:date="2025-11-05T15:22:00Z" w16du:dateUtc="2025-11-05T07:22:00Z">
        <w:r w:rsidR="003B2C30">
          <w:rPr>
            <w:rFonts w:ascii="宋体" w:hAnsi="宋体" w:hint="eastAsia"/>
            <w:iCs/>
            <w:spacing w:val="6"/>
            <w:kern w:val="0"/>
            <w:sz w:val="24"/>
          </w:rPr>
          <w:t>时</w:t>
        </w:r>
      </w:ins>
      <w:r>
        <w:rPr>
          <w:rFonts w:ascii="宋体" w:hAnsi="宋体" w:hint="eastAsia"/>
          <w:spacing w:val="6"/>
          <w:kern w:val="0"/>
          <w:sz w:val="24"/>
        </w:rPr>
        <w:t>，对于所有满足条件的</w:t>
      </w:r>
      <w:proofErr w:type="spellStart"/>
      <w:r>
        <w:rPr>
          <w:rFonts w:ascii="宋体" w:hAnsi="宋体"/>
          <w:spacing w:val="6"/>
          <w:kern w:val="0"/>
          <w:sz w:val="24"/>
        </w:rPr>
        <w:t>i</w:t>
      </w:r>
      <w:proofErr w:type="spellEnd"/>
      <w:r>
        <w:rPr>
          <w:rFonts w:ascii="宋体" w:hAnsi="宋体" w:hint="eastAsia"/>
          <w:spacing w:val="6"/>
          <w:kern w:val="0"/>
          <w:sz w:val="24"/>
        </w:rPr>
        <w:t>，取</w:t>
      </w:r>
      <w:proofErr w:type="spellStart"/>
      <w:r>
        <w:rPr>
          <w:rFonts w:ascii="宋体" w:hAnsi="宋体"/>
          <w:spacing w:val="6"/>
          <w:kern w:val="0"/>
          <w:sz w:val="24"/>
        </w:rPr>
        <w:t>i</w:t>
      </w:r>
      <w:proofErr w:type="spellEnd"/>
      <w:r>
        <w:rPr>
          <w:rFonts w:ascii="宋体" w:hAnsi="宋体" w:hint="eastAsia"/>
          <w:spacing w:val="6"/>
          <w:kern w:val="0"/>
          <w:sz w:val="24"/>
        </w:rPr>
        <w:t>的最大值</w:t>
      </w:r>
      <w:r>
        <w:rPr>
          <w:rFonts w:ascii="宋体" w:hAnsi="宋体"/>
          <w:spacing w:val="6"/>
          <w:kern w:val="0"/>
          <w:sz w:val="24"/>
        </w:rPr>
        <w:t>max</w:t>
      </w:r>
      <w:r>
        <w:rPr>
          <w:rFonts w:ascii="宋体" w:hAnsi="宋体" w:hint="eastAsia"/>
          <w:spacing w:val="6"/>
          <w:kern w:val="0"/>
          <w:sz w:val="24"/>
        </w:rPr>
        <w:t>(</w:t>
      </w:r>
      <w:proofErr w:type="spellStart"/>
      <w:r>
        <w:rPr>
          <w:rFonts w:ascii="宋体" w:hAnsi="宋体"/>
          <w:spacing w:val="6"/>
          <w:kern w:val="0"/>
          <w:sz w:val="24"/>
        </w:rPr>
        <w:t>i</w:t>
      </w:r>
      <w:proofErr w:type="spellEnd"/>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hint="eastAsia"/>
                <w:spacing w:val="6"/>
                <w:kern w:val="0"/>
                <w:sz w:val="24"/>
              </w:rPr>
              <m:t>max</m:t>
            </m:r>
            <m:r>
              <m:rPr>
                <m:sty m:val="p"/>
              </m:rPr>
              <w:rPr>
                <w:rFonts w:ascii="Cambria Math" w:hAnsi="Cambria Math"/>
                <w:spacing w:val="6"/>
                <w:kern w:val="0"/>
                <w:sz w:val="24"/>
              </w:rPr>
              <m:t>(</m:t>
            </m:r>
            <m:r>
              <m:rPr>
                <m:sty m:val="p"/>
              </m:rPr>
              <w:rPr>
                <w:rFonts w:ascii="Cambria Math" w:hAnsi="Cambria Math" w:hint="eastAsia"/>
                <w:spacing w:val="6"/>
                <w:kern w:val="0"/>
                <w:sz w:val="24"/>
              </w:rPr>
              <m:t>i</m:t>
            </m:r>
            <m:r>
              <m:rPr>
                <m:sty m:val="p"/>
              </m:rPr>
              <w:rPr>
                <w:rFonts w:ascii="Cambria Math" w:hAnsi="Cambria Math"/>
                <w:spacing w:val="6"/>
                <w:kern w:val="0"/>
                <w:sz w:val="24"/>
              </w:rPr>
              <m:t>)</m:t>
            </m:r>
          </m:sub>
        </m:sSub>
        <m:r>
          <m:rPr>
            <m:sty m:val="p"/>
          </m:rPr>
          <w:rPr>
            <w:rFonts w:ascii="Cambria Math" w:hAnsi="Cambria Math"/>
            <w:spacing w:val="6"/>
            <w:kern w:val="0"/>
            <w:sz w:val="24"/>
          </w:rPr>
          <m:t>+1</m:t>
        </m:r>
      </m:oMath>
      <w:r>
        <w:rPr>
          <w:rFonts w:ascii="宋体" w:hAnsi="宋体" w:hint="eastAsia"/>
          <w:spacing w:val="6"/>
          <w:kern w:val="0"/>
          <w:sz w:val="24"/>
        </w:rPr>
        <w:t>。当</w:t>
      </w:r>
      <m:oMath>
        <m:r>
          <m:rPr>
            <m:sty m:val="p"/>
          </m:rPr>
          <w:rPr>
            <w:rFonts w:ascii="Cambria Math" w:hAnsi="Cambria Math"/>
            <w:spacing w:val="6"/>
            <w:kern w:val="0"/>
            <w:sz w:val="24"/>
          </w:rPr>
          <m:t>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ins w:id="229" w:author="Shaun YIN" w:date="2025-11-05T15:22:00Z" w16du:dateUtc="2025-11-05T07:22:00Z">
        <w:r w:rsidR="003B2C30">
          <w:rPr>
            <w:rFonts w:ascii="宋体" w:hAnsi="宋体" w:hint="eastAsia"/>
            <w:iCs/>
            <w:spacing w:val="6"/>
            <w:kern w:val="0"/>
            <w:sz w:val="24"/>
          </w:rPr>
          <w:t>时</w:t>
        </w:r>
      </w:ins>
      <w:r>
        <w:rPr>
          <w:rFonts w:ascii="宋体" w:hAnsi="宋体" w:hint="eastAsia"/>
          <w:iCs/>
          <w:spacing w:val="6"/>
          <w:kern w:val="0"/>
          <w:sz w:val="24"/>
        </w:rPr>
        <w:t>，</w:t>
      </w:r>
      <w:proofErr w:type="spellStart"/>
      <w:r>
        <w:rPr>
          <w:rFonts w:ascii="宋体" w:hAnsi="宋体" w:hint="eastAsia"/>
          <w:spacing w:val="6"/>
          <w:kern w:val="0"/>
          <w:sz w:val="24"/>
        </w:rPr>
        <w:t>tcVec_CFR</w:t>
      </w:r>
      <w:r>
        <w:rPr>
          <w:rFonts w:ascii="宋体" w:hAnsi="宋体" w:hint="eastAsia"/>
          <w:spacing w:val="6"/>
          <w:kern w:val="0"/>
          <w:sz w:val="24"/>
          <w:vertAlign w:val="subscript"/>
        </w:rPr>
        <w:t>j</w:t>
      </w:r>
      <w:proofErr w:type="spellEnd"/>
      <w:r>
        <w:rPr>
          <w:rFonts w:ascii="宋体" w:hAnsi="宋体" w:hint="eastAsia"/>
          <w:spacing w:val="6"/>
          <w:kern w:val="0"/>
          <w:sz w:val="24"/>
        </w:rPr>
        <w:t>＝0。</w:t>
      </w:r>
      <w:r w:rsidRPr="003B2C30">
        <w:rPr>
          <w:rFonts w:ascii="宋体" w:hAnsi="宋体" w:hint="eastAsia"/>
          <w:spacing w:val="6"/>
          <w:kern w:val="0"/>
          <w:sz w:val="24"/>
          <w:rPrChange w:id="230" w:author="Shaun YIN" w:date="2025-11-05T15:22:00Z" w16du:dateUtc="2025-11-05T07:22:00Z">
            <w:rPr>
              <w:rFonts w:ascii="宋体" w:hAnsi="宋体" w:hint="eastAsia"/>
              <w:color w:val="EE0000"/>
              <w:spacing w:val="6"/>
              <w:kern w:val="0"/>
              <w:sz w:val="24"/>
            </w:rPr>
          </w:rPrChange>
        </w:rPr>
        <w:t>由于</w:t>
      </w:r>
      <w:del w:id="231" w:author="Shaun YIN" w:date="2025-11-05T15:22:00Z" w16du:dateUtc="2025-11-05T07:22:00Z">
        <w:r w:rsidRPr="003B2C30" w:rsidDel="003B2C30">
          <w:rPr>
            <w:rFonts w:ascii="宋体" w:hAnsi="宋体" w:hint="eastAsia"/>
            <w:iCs/>
            <w:spacing w:val="6"/>
            <w:kern w:val="0"/>
            <w:sz w:val="24"/>
            <w:rPrChange w:id="232" w:author="Shaun YIN" w:date="2025-11-05T15:22:00Z" w16du:dateUtc="2025-11-05T07:22:00Z">
              <w:rPr>
                <w:rFonts w:ascii="宋体" w:hAnsi="宋体" w:hint="eastAsia"/>
                <w:iCs/>
                <w:color w:val="EE0000"/>
                <w:spacing w:val="6"/>
                <w:kern w:val="0"/>
                <w:sz w:val="24"/>
              </w:rPr>
            </w:rPrChange>
          </w:rPr>
          <w:delText>0＜</w:delText>
        </w:r>
      </w:del>
      <w:ins w:id="233" w:author="Shaun YIN" w:date="2025-11-05T15:22:00Z" w16du:dateUtc="2025-11-05T07:22:00Z">
        <w:r w:rsidR="003B2C30">
          <w:rPr>
            <w:rFonts w:ascii="宋体" w:hAnsi="宋体" w:hint="eastAsia"/>
            <w:iCs/>
            <w:spacing w:val="6"/>
            <w:kern w:val="0"/>
            <w:sz w:val="24"/>
          </w:rPr>
          <w:t>1</w:t>
        </w:r>
        <w:r w:rsidR="003B2C30" w:rsidRPr="00A36044">
          <w:rPr>
            <w:rFonts w:ascii="宋体" w:hAnsi="宋体" w:hint="eastAsia"/>
            <w:iCs/>
            <w:spacing w:val="6"/>
            <w:kern w:val="0"/>
            <w:sz w:val="24"/>
          </w:rPr>
          <w:t>≤</w:t>
        </w:r>
      </w:ins>
      <w:r w:rsidRPr="003B2C30">
        <w:rPr>
          <w:rFonts w:ascii="宋体" w:hAnsi="宋体" w:hint="eastAsia"/>
          <w:iCs/>
          <w:spacing w:val="6"/>
          <w:kern w:val="0"/>
          <w:sz w:val="24"/>
          <w:rPrChange w:id="234" w:author="Shaun YIN" w:date="2025-11-05T15:22:00Z" w16du:dateUtc="2025-11-05T07:22:00Z">
            <w:rPr>
              <w:rFonts w:ascii="宋体" w:hAnsi="宋体" w:hint="eastAsia"/>
              <w:iCs/>
              <w:color w:val="EE0000"/>
              <w:spacing w:val="6"/>
              <w:kern w:val="0"/>
              <w:sz w:val="24"/>
            </w:rPr>
          </w:rPrChange>
        </w:rPr>
        <w:t>j≤t-1，</w:t>
      </w:r>
      <w:proofErr w:type="spellStart"/>
      <w:r w:rsidRPr="003B2C30">
        <w:rPr>
          <w:rFonts w:ascii="宋体" w:hAnsi="宋体" w:hint="eastAsia"/>
          <w:spacing w:val="6"/>
          <w:kern w:val="0"/>
          <w:sz w:val="24"/>
          <w:rPrChange w:id="235" w:author="Shaun YIN" w:date="2025-11-05T15:22:00Z" w16du:dateUtc="2025-11-05T07:22:00Z">
            <w:rPr>
              <w:rFonts w:ascii="宋体" w:hAnsi="宋体" w:hint="eastAsia"/>
              <w:color w:val="EE0000"/>
              <w:spacing w:val="6"/>
              <w:kern w:val="0"/>
              <w:sz w:val="24"/>
            </w:rPr>
          </w:rPrChange>
        </w:rPr>
        <w:t>tcVec_CFR</w:t>
      </w:r>
      <w:r w:rsidRPr="003B2C30">
        <w:rPr>
          <w:rFonts w:ascii="宋体" w:hAnsi="宋体" w:hint="eastAsia"/>
          <w:spacing w:val="6"/>
          <w:kern w:val="0"/>
          <w:sz w:val="24"/>
          <w:vertAlign w:val="subscript"/>
          <w:rPrChange w:id="236" w:author="Shaun YIN" w:date="2025-11-05T15:22:00Z" w16du:dateUtc="2025-11-05T07:22:00Z">
            <w:rPr>
              <w:rFonts w:ascii="宋体" w:hAnsi="宋体" w:hint="eastAsia"/>
              <w:color w:val="EE0000"/>
              <w:spacing w:val="6"/>
              <w:kern w:val="0"/>
              <w:sz w:val="24"/>
              <w:vertAlign w:val="subscript"/>
            </w:rPr>
          </w:rPrChange>
        </w:rPr>
        <w:t>j</w:t>
      </w:r>
      <w:proofErr w:type="spellEnd"/>
      <w:r w:rsidRPr="003B2C30">
        <w:rPr>
          <w:rFonts w:ascii="宋体" w:hAnsi="宋体" w:hint="eastAsia"/>
          <w:iCs/>
          <w:spacing w:val="6"/>
          <w:kern w:val="0"/>
          <w:sz w:val="24"/>
          <w:rPrChange w:id="237" w:author="Shaun YIN" w:date="2025-11-05T15:22:00Z" w16du:dateUtc="2025-11-05T07:22:00Z">
            <w:rPr>
              <w:rFonts w:ascii="宋体" w:hAnsi="宋体" w:hint="eastAsia"/>
              <w:iCs/>
              <w:color w:val="EE0000"/>
              <w:spacing w:val="6"/>
              <w:kern w:val="0"/>
              <w:sz w:val="24"/>
            </w:rPr>
          </w:rPrChange>
        </w:rPr>
        <w:t>共有t-1个。</w:t>
      </w:r>
    </w:p>
    <w:p w14:paraId="65B46BA9" w14:textId="19AEC1EA"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95699">
        <w:rPr>
          <w:rFonts w:ascii="宋体" w:hAnsi="宋体" w:hint="eastAsia"/>
          <w:spacing w:val="6"/>
          <w:kern w:val="0"/>
          <w:sz w:val="24"/>
        </w:rPr>
        <w:t>将</w:t>
      </w:r>
      <w:r w:rsidRPr="00095699">
        <w:rPr>
          <w:rFonts w:ascii="宋体" w:hAnsi="宋体" w:hint="eastAsia"/>
          <w:spacing w:val="6"/>
          <w:kern w:val="0"/>
          <w:sz w:val="24"/>
          <w:rPrChange w:id="238" w:author="Shaun YIN" w:date="2025-11-05T15:23:00Z" w16du:dateUtc="2025-11-05T07:23:00Z">
            <w:rPr>
              <w:rFonts w:ascii="宋体" w:hAnsi="宋体" w:hint="eastAsia"/>
              <w:color w:val="EE0000"/>
              <w:spacing w:val="6"/>
              <w:kern w:val="0"/>
              <w:sz w:val="24"/>
            </w:rPr>
          </w:rPrChange>
        </w:rPr>
        <w:t>tcVec_CFR</w:t>
      </w:r>
      <w:r w:rsidRPr="00095699">
        <w:rPr>
          <w:rFonts w:ascii="宋体" w:hAnsi="宋体" w:hint="eastAsia"/>
          <w:spacing w:val="6"/>
          <w:kern w:val="0"/>
          <w:sz w:val="24"/>
          <w:vertAlign w:val="subscript"/>
          <w:rPrChange w:id="239" w:author="Shaun YIN" w:date="2025-11-05T15:23:00Z" w16du:dateUtc="2025-11-05T07:23:00Z">
            <w:rPr>
              <w:rFonts w:ascii="宋体" w:hAnsi="宋体" w:hint="eastAsia"/>
              <w:color w:val="EE0000"/>
              <w:spacing w:val="6"/>
              <w:kern w:val="0"/>
              <w:sz w:val="24"/>
              <w:vertAlign w:val="subscript"/>
            </w:rPr>
          </w:rPrChange>
        </w:rPr>
        <w:t>0</w:t>
      </w:r>
      <w:r w:rsidRPr="00095699">
        <w:rPr>
          <w:rFonts w:ascii="宋体" w:hAnsi="宋体" w:hint="eastAsia"/>
          <w:spacing w:val="6"/>
          <w:kern w:val="0"/>
          <w:sz w:val="24"/>
          <w:rPrChange w:id="240" w:author="Shaun YIN" w:date="2025-11-05T15:23:00Z" w16du:dateUtc="2025-11-05T07:23:00Z">
            <w:rPr>
              <w:rFonts w:ascii="宋体" w:hAnsi="宋体" w:hint="eastAsia"/>
              <w:color w:val="EE0000"/>
              <w:spacing w:val="6"/>
              <w:kern w:val="0"/>
              <w:sz w:val="24"/>
            </w:rPr>
          </w:rPrChange>
        </w:rPr>
        <w:t>和t-1个</w:t>
      </w:r>
      <w:proofErr w:type="spellStart"/>
      <w:ins w:id="241" w:author="Shaun YIN" w:date="2025-11-05T15:23:00Z" w16du:dateUtc="2025-11-05T07:23:00Z">
        <w:r w:rsidR="00095699" w:rsidRPr="00A36044">
          <w:rPr>
            <w:rFonts w:ascii="宋体" w:hAnsi="宋体" w:hint="eastAsia"/>
            <w:spacing w:val="6"/>
            <w:kern w:val="0"/>
            <w:sz w:val="24"/>
          </w:rPr>
          <w:t>tcVec_CFR</w:t>
        </w:r>
        <w:r w:rsidR="00095699" w:rsidRPr="00A36044">
          <w:rPr>
            <w:rFonts w:ascii="宋体" w:hAnsi="宋体" w:hint="eastAsia"/>
            <w:spacing w:val="6"/>
            <w:kern w:val="0"/>
            <w:sz w:val="24"/>
            <w:vertAlign w:val="subscript"/>
          </w:rPr>
          <w:t>j</w:t>
        </w:r>
      </w:ins>
      <w:proofErr w:type="spellEnd"/>
      <m:oMath>
        <m:sSub>
          <m:sSubPr>
            <m:ctrlPr>
              <w:del w:id="242" w:author="Shaun YIN" w:date="2025-11-05T15:23:00Z" w16du:dateUtc="2025-11-05T07:23:00Z">
                <w:rPr>
                  <w:rFonts w:ascii="Cambria Math" w:hAnsi="Cambria Math"/>
                  <w:iCs/>
                  <w:spacing w:val="6"/>
                  <w:kern w:val="0"/>
                  <w:sz w:val="24"/>
                </w:rPr>
              </w:del>
            </m:ctrlPr>
          </m:sSubPr>
          <m:e>
            <m:r>
              <w:del w:id="243" w:author="Shaun YIN" w:date="2025-11-05T15:23:00Z" w16du:dateUtc="2025-11-05T07:23:00Z">
                <m:rPr>
                  <m:sty m:val="p"/>
                </m:rPr>
                <w:rPr>
                  <w:rFonts w:ascii="Cambria Math" w:hAnsi="Cambria Math" w:hint="eastAsia"/>
                  <w:spacing w:val="6"/>
                  <w:kern w:val="0"/>
                  <w:sz w:val="24"/>
                </w:rPr>
                <m:t>tcVec</m:t>
              </w:del>
            </m:r>
            <m:r>
              <w:del w:id="244" w:author="Shaun YIN" w:date="2025-11-05T15:23:00Z" w16du:dateUtc="2025-11-05T07:23:00Z">
                <m:rPr>
                  <m:sty m:val="p"/>
                </m:rPr>
                <w:rPr>
                  <w:rFonts w:ascii="Cambria Math" w:hAnsi="Cambria Math"/>
                  <w:spacing w:val="6"/>
                  <w:kern w:val="0"/>
                  <w:sz w:val="24"/>
                </w:rPr>
                <m:t>_CFR</m:t>
              </w:del>
            </m:r>
          </m:e>
          <m:sub>
            <m:r>
              <w:del w:id="245" w:author="Shaun YIN" w:date="2025-11-05T15:23:00Z" w16du:dateUtc="2025-11-05T07:23:00Z">
                <m:rPr>
                  <m:sty m:val="p"/>
                </m:rPr>
                <w:rPr>
                  <w:rFonts w:ascii="Cambria Math" w:hAnsi="Cambria Math"/>
                  <w:spacing w:val="6"/>
                  <w:kern w:val="0"/>
                  <w:sz w:val="24"/>
                </w:rPr>
                <m:t>j</m:t>
              </w:del>
            </m:r>
          </m:sub>
        </m:sSub>
      </m:oMath>
      <w:r>
        <w:rPr>
          <w:rFonts w:ascii="宋体" w:hAnsi="宋体" w:hint="eastAsia"/>
          <w:iCs/>
          <w:spacing w:val="6"/>
          <w:kern w:val="0"/>
          <w:sz w:val="24"/>
        </w:rPr>
        <w:t>按照下标由小到大的顺序相组合，得到</w:t>
      </w:r>
      <w:r>
        <w:rPr>
          <w:rFonts w:ascii="宋体" w:hAnsi="宋体" w:hint="eastAsia"/>
          <w:snapToGrid w:val="0"/>
          <w:sz w:val="24"/>
        </w:rPr>
        <w:t>复数CFR数据的</w:t>
      </w:r>
      <w:r>
        <w:rPr>
          <w:rFonts w:ascii="宋体" w:hAnsi="宋体" w:hint="eastAsia"/>
          <w:spacing w:val="6"/>
          <w:kern w:val="0"/>
          <w:sz w:val="24"/>
        </w:rPr>
        <w:t>相干</w:t>
      </w:r>
      <w:r>
        <w:rPr>
          <w:rFonts w:ascii="宋体" w:hAnsi="宋体"/>
          <w:spacing w:val="6"/>
          <w:kern w:val="0"/>
          <w:sz w:val="24"/>
        </w:rPr>
        <w:t>时间</w:t>
      </w:r>
      <w:r>
        <w:rPr>
          <w:rFonts w:ascii="宋体" w:hAnsi="宋体" w:hint="eastAsia"/>
          <w:spacing w:val="6"/>
          <w:kern w:val="0"/>
          <w:sz w:val="24"/>
        </w:rPr>
        <w:t>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是一个长度为t的一维矩阵（即行向量）。</w:t>
      </w:r>
    </w:p>
    <w:p w14:paraId="55932C87"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请参阅图5，本申请提出的</w:t>
      </w:r>
      <w:r>
        <w:rPr>
          <w:rFonts w:ascii="宋体" w:hAnsi="宋体"/>
          <w:spacing w:val="6"/>
          <w:kern w:val="0"/>
          <w:sz w:val="24"/>
        </w:rPr>
        <w:t>用于预测信道状态信息的编码方法</w:t>
      </w:r>
      <w:r>
        <w:rPr>
          <w:rFonts w:ascii="宋体" w:hAnsi="宋体" w:hint="eastAsia"/>
          <w:spacing w:val="6"/>
          <w:kern w:val="0"/>
          <w:sz w:val="24"/>
        </w:rPr>
        <w:t>的实施例</w:t>
      </w:r>
      <w:proofErr w:type="gramStart"/>
      <w:r>
        <w:rPr>
          <w:rFonts w:ascii="宋体" w:hAnsi="宋体" w:hint="eastAsia"/>
          <w:spacing w:val="6"/>
          <w:kern w:val="0"/>
          <w:sz w:val="24"/>
        </w:rPr>
        <w:t>二包括</w:t>
      </w:r>
      <w:proofErr w:type="gramEnd"/>
      <w:r>
        <w:rPr>
          <w:rFonts w:ascii="宋体" w:hAnsi="宋体" w:hint="eastAsia"/>
          <w:spacing w:val="6"/>
          <w:kern w:val="0"/>
          <w:sz w:val="24"/>
        </w:rPr>
        <w:t>如下步骤。</w:t>
      </w:r>
    </w:p>
    <w:p w14:paraId="0A2013BC" w14:textId="6E41187C"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w:t>
      </w:r>
      <w:r>
        <w:rPr>
          <w:rFonts w:ascii="宋体" w:hAnsi="宋体" w:hint="eastAsia"/>
          <w:snapToGrid w:val="0"/>
          <w:sz w:val="24"/>
        </w:rPr>
        <w:lastRenderedPageBreak/>
        <w:t>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w:t>
      </w:r>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napToGrid w:val="0"/>
          <w:sz w:val="24"/>
        </w:rPr>
        <w:t>。优选地，这一步中的复数CFR数据是通过去重、插补等数据预处理后的数据。</w:t>
      </w:r>
      <w:ins w:id="246" w:author="Shaun YIN" w:date="2025-11-05T15:24:00Z" w16du:dateUtc="2025-11-05T07:24:00Z">
        <w:r w:rsidR="00D76543">
          <w:rPr>
            <w:rFonts w:ascii="宋体" w:hAnsi="宋体" w:hint="eastAsia"/>
            <w:snapToGrid w:val="0"/>
            <w:sz w:val="24"/>
          </w:rPr>
          <w:t>复数CFR</w:t>
        </w:r>
        <w:r w:rsidR="00D76543">
          <w:rPr>
            <w:rFonts w:ascii="宋体" w:hAnsi="宋体"/>
            <w:snapToGrid w:val="0"/>
            <w:sz w:val="24"/>
          </w:rPr>
          <w:t>数据</w:t>
        </w:r>
        <w:r w:rsidR="00D76543">
          <w:rPr>
            <w:rFonts w:ascii="宋体" w:hAnsi="宋体" w:hint="eastAsia"/>
            <w:snapToGrid w:val="0"/>
            <w:sz w:val="24"/>
          </w:rPr>
          <w:t>的</w:t>
        </w:r>
        <w:r w:rsidR="00D76543">
          <w:rPr>
            <w:rFonts w:ascii="宋体" w:hAnsi="宋体" w:hint="eastAsia"/>
            <w:spacing w:val="6"/>
            <w:kern w:val="0"/>
            <w:sz w:val="24"/>
          </w:rPr>
          <w:t>相干空间向量</w:t>
        </w:r>
        <w:proofErr w:type="spellStart"/>
        <w:r w:rsidR="00D76543">
          <w:rPr>
            <w:rFonts w:ascii="宋体" w:hAnsi="宋体" w:hint="eastAsia"/>
            <w:spacing w:val="6"/>
            <w:kern w:val="0"/>
            <w:sz w:val="24"/>
          </w:rPr>
          <w:t>scVec_CFR</w:t>
        </w:r>
        <w:proofErr w:type="spellEnd"/>
        <w:r w:rsidR="00D76543">
          <w:rPr>
            <w:rFonts w:ascii="宋体" w:hAnsi="宋体" w:hint="eastAsia"/>
            <w:spacing w:val="6"/>
            <w:kern w:val="0"/>
            <w:sz w:val="24"/>
          </w:rPr>
          <w:t>体现出</w:t>
        </w:r>
        <w:r w:rsidR="00D76543">
          <w:rPr>
            <w:rFonts w:ascii="宋体" w:hAnsi="宋体" w:hint="eastAsia"/>
            <w:sz w:val="24"/>
          </w:rPr>
          <w:t>CFR数据在空间维度的特征。</w:t>
        </w:r>
      </w:ins>
    </w:p>
    <w:p w14:paraId="0BA1BADD" w14:textId="6E0EA5F9"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其中，根据复数CFR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w:t>
      </w:r>
      <w:del w:id="247" w:author="Shaun YIN" w:date="2025-11-05T15:24:00Z" w16du:dateUtc="2025-11-05T07:24:00Z">
        <w:r w:rsidDel="00D76543">
          <w:rPr>
            <w:rFonts w:ascii="宋体" w:hAnsi="宋体" w:hint="eastAsia"/>
            <w:snapToGrid w:val="0"/>
            <w:sz w:val="24"/>
          </w:rPr>
          <w:delText>具体如</w:delText>
        </w:r>
      </w:del>
      <w:ins w:id="248" w:author="Shaun YIN" w:date="2025-11-05T15:24:00Z" w16du:dateUtc="2025-11-05T07:24:00Z">
        <w:r w:rsidR="00D76543">
          <w:rPr>
            <w:rFonts w:ascii="宋体" w:hAnsi="宋体" w:hint="eastAsia"/>
            <w:snapToGrid w:val="0"/>
            <w:sz w:val="24"/>
          </w:rPr>
          <w:t>例如采用</w:t>
        </w:r>
      </w:ins>
      <w:r>
        <w:rPr>
          <w:rFonts w:ascii="宋体" w:hAnsi="宋体" w:hint="eastAsia"/>
          <w:snapToGrid w:val="0"/>
          <w:sz w:val="24"/>
        </w:rPr>
        <w:t>图2所示</w:t>
      </w:r>
      <w:ins w:id="249" w:author="Shaun YIN" w:date="2025-11-05T15:24:00Z" w16du:dateUtc="2025-11-05T07:24:00Z">
        <w:r w:rsidR="00D76543">
          <w:rPr>
            <w:rFonts w:ascii="宋体" w:hAnsi="宋体" w:hint="eastAsia"/>
            <w:snapToGrid w:val="0"/>
            <w:sz w:val="24"/>
          </w:rPr>
          <w:t>方法</w:t>
        </w:r>
      </w:ins>
      <w:r>
        <w:rPr>
          <w:rFonts w:ascii="宋体" w:hAnsi="宋体" w:hint="eastAsia"/>
          <w:snapToGrid w:val="0"/>
          <w:sz w:val="24"/>
        </w:rPr>
        <w:t>。</w:t>
      </w:r>
    </w:p>
    <w:p w14:paraId="568A602A"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2：</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第二相加数据。</w:t>
      </w:r>
    </w:p>
    <w:p w14:paraId="159807B9"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具体地，编码器对复数CFR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proofErr w:type="spellStart"/>
      <w:r>
        <w:rPr>
          <w:rFonts w:ascii="宋体" w:hAnsi="宋体" w:hint="eastAsia"/>
          <w:spacing w:val="6"/>
          <w:kern w:val="0"/>
          <w:sz w:val="24"/>
        </w:rPr>
        <w:t>batch_scSequence_CFR</w:t>
      </w:r>
      <w:proofErr w:type="spellEnd"/>
      <w:r>
        <w:rPr>
          <w:rFonts w:ascii="宋体" w:hAnsi="宋体" w:hint="eastAsia"/>
          <w:spacing w:val="6"/>
          <w:kern w:val="0"/>
          <w:sz w:val="24"/>
        </w:rPr>
        <w:t>。随后编码器通过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proofErr w:type="spellStart"/>
      <w:r>
        <w:rPr>
          <w:rFonts w:ascii="宋体" w:hAnsi="宋体" w:hint="eastAsia"/>
          <w:spacing w:val="6"/>
          <w:kern w:val="0"/>
          <w:sz w:val="24"/>
        </w:rPr>
        <w:t>batch_scSequence_CFR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w:t>
      </w:r>
      <w:proofErr w:type="spellStart"/>
      <w:r>
        <w:rPr>
          <w:rFonts w:ascii="宋体" w:hAnsi="宋体" w:hint="eastAsia"/>
          <w:spacing w:val="6"/>
          <w:kern w:val="0"/>
          <w:sz w:val="24"/>
        </w:rPr>
        <w:t>batch_scEmbedding_CFR</w:t>
      </w:r>
      <w:proofErr w:type="spellEnd"/>
      <w:r>
        <w:rPr>
          <w:rFonts w:ascii="宋体" w:hAnsi="宋体" w:hint="eastAsia"/>
          <w:spacing w:val="6"/>
          <w:kern w:val="0"/>
          <w:sz w:val="24"/>
        </w:rPr>
        <w:t>。所述嵌入函数用于将离散的数据映射到连续高维向量的空间中，并且使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w:t>
      </w:r>
      <w:proofErr w:type="spellStart"/>
      <w:r>
        <w:rPr>
          <w:rFonts w:ascii="宋体" w:hAnsi="宋体" w:hint="eastAsia"/>
          <w:spacing w:val="6"/>
          <w:kern w:val="0"/>
          <w:sz w:val="24"/>
        </w:rPr>
        <w:t>batch_scEmbedding_CFR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。随后编码器将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w:t>
      </w:r>
      <w:proofErr w:type="spellStart"/>
      <w:r>
        <w:rPr>
          <w:rFonts w:ascii="宋体" w:hAnsi="宋体" w:hint="eastAsia"/>
          <w:spacing w:val="6"/>
          <w:kern w:val="0"/>
          <w:sz w:val="24"/>
        </w:rPr>
        <w:t>batch_scEmbedding_CFR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上，例如对两者的每个元素的数值直接相加，得到第二相加数据。</w:t>
      </w:r>
    </w:p>
    <w:p w14:paraId="046CFD3B"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3：</w:t>
      </w:r>
      <w:r>
        <w:rPr>
          <w:rFonts w:ascii="宋体" w:hAnsi="宋体" w:hint="eastAsia"/>
          <w:snapToGrid w:val="0"/>
          <w:sz w:val="24"/>
        </w:rPr>
        <w:t>第二相加数据作为第二深度学习模型的输入，第二深度学习模型输出预测的CFR数据。</w:t>
      </w:r>
      <w:r>
        <w:rPr>
          <w:rFonts w:ascii="宋体" w:hAnsi="宋体" w:hint="eastAsia"/>
          <w:sz w:val="24"/>
        </w:rPr>
        <w:t>第二深度学习模型用于根据过去的CFR数据预测未来的CFR数据，并且侧重于历史CFR数据在空间维度的特征。例如，第二深度学习模型依次包括</w:t>
      </w:r>
      <w:r>
        <w:rPr>
          <w:rFonts w:ascii="宋体" w:hAnsi="宋体" w:hint="eastAsia"/>
          <w:spacing w:val="6"/>
          <w:kern w:val="0"/>
          <w:sz w:val="24"/>
        </w:rPr>
        <w:t>一维卷积层、批量归一化层、激活函数层、池化层，进行特征的提取和权重的学习。</w:t>
      </w:r>
    </w:p>
    <w:p w14:paraId="643B7CAD" w14:textId="300B967F"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color w:val="0070C0"/>
          <w:sz w:val="24"/>
        </w:rPr>
      </w:pPr>
      <w:r>
        <w:rPr>
          <w:rFonts w:ascii="宋体" w:hAnsi="宋体"/>
          <w:snapToGrid w:val="0"/>
          <w:sz w:val="24"/>
        </w:rPr>
        <w:t>步骤S</w:t>
      </w:r>
      <w:r>
        <w:rPr>
          <w:rFonts w:ascii="宋体" w:hAnsi="宋体" w:hint="eastAsia"/>
          <w:snapToGrid w:val="0"/>
          <w:sz w:val="24"/>
        </w:rPr>
        <w:t>B</w:t>
      </w:r>
      <w:r>
        <w:rPr>
          <w:rFonts w:ascii="宋体" w:hAnsi="宋体"/>
          <w:snapToGrid w:val="0"/>
          <w:sz w:val="24"/>
        </w:rPr>
        <w:t>4：</w:t>
      </w:r>
      <w:r>
        <w:rPr>
          <w:rFonts w:ascii="宋体" w:hAnsi="宋体" w:hint="eastAsia"/>
          <w:snapToGrid w:val="0"/>
          <w:sz w:val="24"/>
        </w:rPr>
        <w:t>解码器对第二深度学习模型输出的预测的CFR数据进行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del w:id="250" w:author="Shaun YIN" w:date="2025-11-05T15:26:00Z" w16du:dateUtc="2025-11-05T07:26:00Z">
        <w:r w:rsidDel="004E38A9">
          <w:rPr>
            <w:rFonts w:ascii="宋体" w:hAnsi="宋体" w:hint="eastAsia"/>
            <w:snapToGrid w:val="0"/>
            <w:sz w:val="24"/>
          </w:rPr>
          <w:delText>，</w:delText>
        </w:r>
      </w:del>
      <w:ins w:id="251" w:author="Shaun YIN" w:date="2025-11-05T15:26:00Z" w16du:dateUtc="2025-11-05T07:26:00Z">
        <w:r w:rsidR="004E38A9">
          <w:rPr>
            <w:rFonts w:ascii="宋体" w:hAnsi="宋体" w:hint="eastAsia"/>
            <w:snapToGrid w:val="0"/>
            <w:sz w:val="24"/>
          </w:rPr>
          <w:t>。所述</w:t>
        </w:r>
      </w:ins>
      <w:r>
        <w:rPr>
          <w:rFonts w:ascii="宋体" w:hAnsi="宋体" w:hint="eastAsia"/>
          <w:snapToGrid w:val="0"/>
          <w:sz w:val="24"/>
        </w:rPr>
        <w:t>裁剪</w:t>
      </w:r>
      <w:ins w:id="252" w:author="Shaun YIN" w:date="2025-11-05T15:26:00Z" w16du:dateUtc="2025-11-05T07:26:00Z">
        <w:r w:rsidR="004E38A9">
          <w:rPr>
            <w:rFonts w:ascii="宋体" w:hAnsi="宋体" w:hint="eastAsia"/>
            <w:snapToGrid w:val="0"/>
            <w:sz w:val="24"/>
          </w:rPr>
          <w:t>是</w:t>
        </w:r>
        <w:proofErr w:type="gramStart"/>
        <w:r w:rsidR="004E38A9">
          <w:rPr>
            <w:rFonts w:ascii="宋体" w:hAnsi="宋体" w:hint="eastAsia"/>
            <w:snapToGrid w:val="0"/>
            <w:sz w:val="24"/>
          </w:rPr>
          <w:t>让预测</w:t>
        </w:r>
        <w:proofErr w:type="gramEnd"/>
        <w:r w:rsidR="004E38A9">
          <w:rPr>
            <w:rFonts w:ascii="宋体" w:hAnsi="宋体" w:hint="eastAsia"/>
            <w:snapToGrid w:val="0"/>
            <w:sz w:val="24"/>
          </w:rPr>
          <w:t>的CFR数据与每个批次的输出数据时间掩码</w:t>
        </w:r>
        <w:proofErr w:type="spellStart"/>
        <w:r w:rsidR="004E38A9">
          <w:rPr>
            <w:rFonts w:ascii="宋体" w:hAnsi="宋体" w:hint="eastAsia"/>
            <w:snapToGrid w:val="0"/>
            <w:sz w:val="24"/>
          </w:rPr>
          <w:t>batch_y_mark</w:t>
        </w:r>
        <w:proofErr w:type="spellEnd"/>
        <w:r w:rsidR="004E38A9">
          <w:rPr>
            <w:rFonts w:ascii="宋体" w:hAnsi="宋体" w:hint="eastAsia"/>
            <w:snapToGrid w:val="0"/>
            <w:sz w:val="24"/>
          </w:rPr>
          <w:t>进行矩阵计算，得到的</w:t>
        </w:r>
      </w:ins>
      <w:del w:id="253" w:author="Shaun YIN" w:date="2025-11-05T15:26:00Z" w16du:dateUtc="2025-11-05T07:26:00Z">
        <w:r w:rsidDel="004E38A9">
          <w:rPr>
            <w:rFonts w:ascii="宋体" w:hAnsi="宋体" w:hint="eastAsia"/>
            <w:snapToGrid w:val="0"/>
            <w:sz w:val="24"/>
          </w:rPr>
          <w:delText>的目的是让</w:delText>
        </w:r>
      </w:del>
      <w:r>
        <w:rPr>
          <w:rFonts w:ascii="宋体" w:hAnsi="宋体" w:hint="eastAsia"/>
          <w:snapToGrid w:val="0"/>
          <w:sz w:val="24"/>
        </w:rPr>
        <w:t>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的数据维度。例如，解码器包含</w:t>
      </w:r>
      <w:r>
        <w:rPr>
          <w:rFonts w:ascii="宋体" w:hAnsi="宋体"/>
          <w:snapToGrid w:val="0"/>
          <w:sz w:val="24"/>
        </w:rPr>
        <w:t>全连接层，</w:t>
      </w:r>
      <w:r>
        <w:rPr>
          <w:rFonts w:ascii="宋体" w:hAnsi="宋体" w:hint="eastAsia"/>
          <w:snapToGrid w:val="0"/>
          <w:sz w:val="24"/>
        </w:rPr>
        <w:t>这一步</w:t>
      </w:r>
      <w:r>
        <w:rPr>
          <w:rFonts w:ascii="宋体" w:hAnsi="宋体"/>
          <w:snapToGrid w:val="0"/>
          <w:sz w:val="24"/>
        </w:rPr>
        <w:t>对全连接层</w:t>
      </w:r>
      <w:r>
        <w:rPr>
          <w:rFonts w:ascii="宋体" w:hAnsi="宋体" w:hint="eastAsia"/>
          <w:snapToGrid w:val="0"/>
          <w:sz w:val="24"/>
        </w:rPr>
        <w:t>的</w:t>
      </w:r>
      <w:r>
        <w:rPr>
          <w:rFonts w:ascii="宋体" w:hAnsi="宋体"/>
          <w:snapToGrid w:val="0"/>
          <w:sz w:val="24"/>
        </w:rPr>
        <w:t>输出进行裁剪</w:t>
      </w:r>
      <w:r>
        <w:rPr>
          <w:rFonts w:ascii="宋体" w:hAnsi="宋体" w:hint="eastAsia"/>
          <w:snapToGrid w:val="0"/>
          <w:sz w:val="24"/>
        </w:rPr>
        <w:t>。随后根据每个批次的预测的CFR</w:t>
      </w:r>
      <w:r>
        <w:rPr>
          <w:rFonts w:ascii="宋体" w:hAnsi="宋体"/>
          <w:snapToGrid w:val="0"/>
          <w:sz w:val="24"/>
        </w:rPr>
        <w:t>数据</w:t>
      </w:r>
      <w:del w:id="254" w:author="Shaun YIN" w:date="2025-11-05T15:26:00Z" w16du:dateUtc="2025-11-05T07:26:00Z">
        <w:r w:rsidDel="004E38A9">
          <w:rPr>
            <w:rFonts w:ascii="宋体" w:hAnsi="宋体" w:hint="eastAsia"/>
            <w:snapToGrid w:val="0"/>
            <w:sz w:val="24"/>
          </w:rPr>
          <w:delText>、</w:delText>
        </w:r>
      </w:del>
      <w:ins w:id="255" w:author="Shaun YIN" w:date="2025-11-05T15:26:00Z" w16du:dateUtc="2025-11-05T07:26:00Z">
        <w:r w:rsidR="004E38A9">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256" w:author="Shaun YIN" w:date="2025-11-05T15:26:00Z" w16du:dateUtc="2025-11-05T07:26:00Z">
        <w:r w:rsidDel="004E38A9">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，使解码器输出的每个批次的预测的CFR数据尽量接近于该批次的输出数据的拟合目标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592AD42F" w14:textId="5ABA403B"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所述步骤SB2至步骤SB4是对第二深度学习模型</w:t>
      </w:r>
      <w:ins w:id="257" w:author="Shaun YIN" w:date="2025-11-05T15:26:00Z" w16du:dateUtc="2025-11-05T07:26:00Z">
        <w:r w:rsidR="004E38A9">
          <w:rPr>
            <w:rFonts w:ascii="宋体" w:hAnsi="宋体" w:hint="eastAsia"/>
            <w:snapToGrid w:val="0"/>
            <w:sz w:val="24"/>
          </w:rPr>
          <w:t>联合编码器和解码器</w:t>
        </w:r>
      </w:ins>
      <w:r>
        <w:rPr>
          <w:rFonts w:ascii="宋体" w:hAnsi="宋体" w:hint="eastAsia"/>
          <w:snapToGrid w:val="0"/>
          <w:sz w:val="24"/>
        </w:rPr>
        <w:t>进行训练的过程。在训练过程中，例如</w:t>
      </w:r>
      <w:r>
        <w:rPr>
          <w:rFonts w:ascii="宋体" w:hAnsi="宋体"/>
          <w:snapToGrid w:val="0"/>
          <w:sz w:val="24"/>
        </w:rPr>
        <w:t>使用均方误差函数作为损失函数，计算预测</w:t>
      </w:r>
      <w:r>
        <w:rPr>
          <w:rFonts w:ascii="宋体" w:hAnsi="宋体" w:hint="eastAsia"/>
          <w:snapToGrid w:val="0"/>
          <w:sz w:val="24"/>
        </w:rPr>
        <w:t>结果</w:t>
      </w:r>
      <w:r>
        <w:rPr>
          <w:rFonts w:ascii="宋体" w:hAnsi="宋体"/>
          <w:snapToGrid w:val="0"/>
          <w:sz w:val="24"/>
        </w:rPr>
        <w:t>和</w:t>
      </w:r>
      <w:r>
        <w:rPr>
          <w:rFonts w:ascii="宋体" w:hAnsi="宋体" w:hint="eastAsia"/>
          <w:snapToGrid w:val="0"/>
          <w:sz w:val="24"/>
        </w:rPr>
        <w:t>拟合目标</w:t>
      </w:r>
      <w:r>
        <w:rPr>
          <w:rFonts w:ascii="宋体" w:hAnsi="宋体"/>
          <w:snapToGrid w:val="0"/>
          <w:sz w:val="24"/>
        </w:rPr>
        <w:t>之间的误差</w:t>
      </w:r>
      <w:r>
        <w:rPr>
          <w:rFonts w:ascii="宋体" w:hAnsi="宋体"/>
          <w:snapToGrid w:val="0"/>
          <w:sz w:val="24"/>
        </w:rPr>
        <w:lastRenderedPageBreak/>
        <w:t>并进行反向传播训练</w:t>
      </w:r>
      <w:r>
        <w:rPr>
          <w:rFonts w:ascii="宋体" w:hAnsi="宋体" w:hint="eastAsia"/>
          <w:snapToGrid w:val="0"/>
          <w:sz w:val="24"/>
        </w:rPr>
        <w:t>第二深度学习模型。在训练过程中，例如使用自适应</w:t>
      </w:r>
      <w:proofErr w:type="gramStart"/>
      <w:r>
        <w:rPr>
          <w:rFonts w:ascii="宋体" w:hAnsi="宋体" w:hint="eastAsia"/>
          <w:snapToGrid w:val="0"/>
          <w:sz w:val="24"/>
        </w:rPr>
        <w:t>矩</w:t>
      </w:r>
      <w:proofErr w:type="gramEnd"/>
      <w:r>
        <w:rPr>
          <w:rFonts w:ascii="宋体" w:hAnsi="宋体" w:hint="eastAsia"/>
          <w:snapToGrid w:val="0"/>
          <w:sz w:val="24"/>
        </w:rPr>
        <w:t>估计优化器作为优化算法，提高计算效率。</w:t>
      </w:r>
    </w:p>
    <w:p w14:paraId="5B1AF906"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B5：采用训练好的第二深度学习模型联合编码器和解码器基于实际场景中获得的历史的复数CFR数据作为输入，输出预测的未来的CFR数据。所述训练好的第二深度学习模型、编码器、解码器例如部署在移动终端的芯片中。所述实际场景中获得的历史CFR数据例如由传感器采集得到。</w:t>
      </w:r>
    </w:p>
    <w:p w14:paraId="34D02EE0"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具体地，先根据实际场景中获得的历史的复数CFR数据得到每个批次的输入数据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、复数CFR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（参考步骤SB1）；随后由</w:t>
      </w:r>
      <w:r>
        <w:rPr>
          <w:rFonts w:ascii="宋体" w:hAnsi="宋体" w:hint="eastAsia"/>
          <w:snapToGrid w:val="0"/>
          <w:sz w:val="24"/>
        </w:rPr>
        <w:t>编码器根据复数CFR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第二相加数据（参考步骤SB2）；随后</w:t>
      </w:r>
      <w:r>
        <w:rPr>
          <w:rFonts w:ascii="宋体" w:hAnsi="宋体" w:hint="eastAsia"/>
          <w:snapToGrid w:val="0"/>
          <w:sz w:val="24"/>
        </w:rPr>
        <w:t>第二相加数据作为第二深度学习模型的输入，第二深度学习模型输出预测的CFR数据</w:t>
      </w:r>
      <w:r>
        <w:rPr>
          <w:rFonts w:ascii="宋体" w:hAnsi="宋体" w:hint="eastAsia"/>
          <w:spacing w:val="6"/>
          <w:kern w:val="0"/>
          <w:sz w:val="24"/>
        </w:rPr>
        <w:t>（参考步骤SB3）；随后</w:t>
      </w:r>
      <w:r>
        <w:rPr>
          <w:rFonts w:ascii="宋体" w:hAnsi="宋体" w:hint="eastAsia"/>
          <w:snapToGrid w:val="0"/>
          <w:sz w:val="24"/>
        </w:rPr>
        <w:t>解码器对第二深度学习模型输出的预测的CFR数据进行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pacing w:val="6"/>
          <w:kern w:val="0"/>
          <w:sz w:val="24"/>
        </w:rPr>
        <w:t>（参考步骤SB4）</w:t>
      </w:r>
      <w:r>
        <w:rPr>
          <w:rFonts w:ascii="宋体" w:hAnsi="宋体" w:hint="eastAsia"/>
          <w:snapToGrid w:val="0"/>
          <w:sz w:val="24"/>
        </w:rPr>
        <w:t>。</w:t>
      </w:r>
    </w:p>
    <w:p w14:paraId="31A31D18"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请参阅图6，</w:t>
      </w:r>
      <w:r>
        <w:rPr>
          <w:rFonts w:ascii="宋体" w:hAnsi="宋体"/>
          <w:snapToGrid w:val="0"/>
          <w:sz w:val="24"/>
        </w:rPr>
        <w:t>所述步骤S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相干空间向量</w:t>
      </w:r>
      <w:proofErr w:type="spellStart"/>
      <w:r>
        <w:rPr>
          <w:rFonts w:ascii="宋体" w:hAnsi="宋体" w:hint="eastAsia"/>
          <w:snapToGrid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第一种实现方式包括如下步骤。</w:t>
      </w:r>
    </w:p>
    <w:p w14:paraId="599FF3C4"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步骤S61：</w:t>
      </w:r>
      <w:r>
        <w:rPr>
          <w:rFonts w:ascii="宋体" w:hAnsi="宋体" w:hint="eastAsia"/>
          <w:spacing w:val="6"/>
          <w:kern w:val="0"/>
          <w:sz w:val="24"/>
        </w:rPr>
        <w:t>计算复数CFR数据在子载波维度上的第三范数。</w:t>
      </w:r>
    </w:p>
    <w:p w14:paraId="68577C12" w14:textId="579B433F"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复数C</w:t>
      </w:r>
      <w:del w:id="258" w:author="Shaun YIN" w:date="2025-11-05T15:32:00Z" w16du:dateUtc="2025-11-05T07:32:00Z">
        <w:r w:rsidDel="006A2318">
          <w:rPr>
            <w:rFonts w:ascii="宋体" w:hAnsi="宋体" w:hint="eastAsia"/>
            <w:spacing w:val="6"/>
            <w:kern w:val="0"/>
            <w:sz w:val="24"/>
          </w:rPr>
          <w:delText>SI</w:delText>
        </w:r>
      </w:del>
      <w:ins w:id="259" w:author="Shaun YIN" w:date="2025-11-05T15:32:00Z" w16du:dateUtc="2025-11-05T07:32:00Z">
        <w:r w:rsidR="006A2318">
          <w:rPr>
            <w:rFonts w:ascii="宋体" w:hAnsi="宋体" w:hint="eastAsia"/>
            <w:spacing w:val="6"/>
            <w:kern w:val="0"/>
            <w:sz w:val="24"/>
          </w:rPr>
          <w:t>FR</w:t>
        </w:r>
      </w:ins>
      <w:r>
        <w:rPr>
          <w:rFonts w:ascii="宋体" w:hAnsi="宋体" w:hint="eastAsia"/>
          <w:spacing w:val="6"/>
          <w:kern w:val="0"/>
          <w:sz w:val="24"/>
        </w:rPr>
        <w:t>数据是一个n行×t列的复数矩阵，其中n表示子载波数，t表示所述</w:t>
      </w:r>
      <w:r>
        <w:rPr>
          <w:rFonts w:ascii="宋体" w:hAnsi="宋体" w:hint="eastAsia"/>
          <w:snapToGrid w:val="0"/>
          <w:sz w:val="24"/>
        </w:rPr>
        <w:t>复数</w:t>
      </w:r>
      <w:r>
        <w:rPr>
          <w:rFonts w:ascii="宋体" w:hAnsi="宋体"/>
          <w:snapToGrid w:val="0"/>
          <w:sz w:val="24"/>
        </w:rPr>
        <w:t>C</w:t>
      </w:r>
      <w:del w:id="260" w:author="Shaun YIN" w:date="2025-11-05T17:32:00Z" w16du:dateUtc="2025-11-05T09:32:00Z">
        <w:r w:rsidDel="00012FB5">
          <w:rPr>
            <w:rFonts w:ascii="宋体" w:hAnsi="宋体" w:hint="eastAsia"/>
            <w:snapToGrid w:val="0"/>
            <w:sz w:val="24"/>
          </w:rPr>
          <w:delText>SI</w:delText>
        </w:r>
      </w:del>
      <w:ins w:id="261" w:author="Shaun YIN" w:date="2025-11-05T17:32:00Z" w16du:dateUtc="2025-11-05T09:32:00Z">
        <w:r w:rsidR="00012FB5">
          <w:rPr>
            <w:rFonts w:ascii="宋体" w:hAnsi="宋体" w:hint="eastAsia"/>
            <w:snapToGrid w:val="0"/>
            <w:sz w:val="24"/>
          </w:rPr>
          <w:t>FR</w:t>
        </w:r>
      </w:ins>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复数C</w:t>
      </w:r>
      <w:del w:id="262" w:author="Shaun YIN" w:date="2025-11-05T15:32:00Z" w16du:dateUtc="2025-11-05T07:32:00Z">
        <w:r w:rsidDel="006A2318">
          <w:rPr>
            <w:rFonts w:ascii="宋体" w:hAnsi="宋体" w:hint="eastAsia"/>
            <w:spacing w:val="6"/>
            <w:kern w:val="0"/>
            <w:sz w:val="24"/>
          </w:rPr>
          <w:delText>SI</w:delText>
        </w:r>
      </w:del>
      <w:ins w:id="263" w:author="Shaun YIN" w:date="2025-11-05T15:32:00Z" w16du:dateUtc="2025-11-05T07:32:00Z">
        <w:r w:rsidR="006A2318">
          <w:rPr>
            <w:rFonts w:ascii="宋体" w:hAnsi="宋体" w:hint="eastAsia"/>
            <w:spacing w:val="6"/>
            <w:kern w:val="0"/>
            <w:sz w:val="24"/>
          </w:rPr>
          <w:t>FR</w:t>
        </w:r>
      </w:ins>
      <w:r>
        <w:rPr>
          <w:rFonts w:ascii="宋体" w:hAnsi="宋体" w:hint="eastAsia"/>
          <w:spacing w:val="6"/>
          <w:kern w:val="0"/>
          <w:sz w:val="24"/>
        </w:rPr>
        <w:t>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264" w:author="Shaun YIN" w:date="2025-11-05T15:34:00Z" w16du:dateUtc="2025-11-05T07:34:00Z">
                <m:rPr>
                  <m:sty m:val="p"/>
                </m:rPr>
                <w:rPr>
                  <w:rFonts w:ascii="Cambria Math" w:hAnsi="Cambria Math"/>
                  <w:spacing w:val="6"/>
                  <w:kern w:val="0"/>
                  <w:sz w:val="24"/>
                </w:rPr>
                <m:t>FR</m:t>
              </w:ins>
            </m:r>
            <m:r>
              <w:del w:id="265" w:author="Shaun YIN" w:date="2025-11-05T15:34:00Z" w16du:dateUtc="2025-11-05T07:34:00Z">
                <m:rPr>
                  <m:sty m:val="p"/>
                </m:rPr>
                <w:rPr>
                  <w:rFonts w:ascii="Cambria Math" w:hAnsi="Cambria Math"/>
                  <w:spacing w:val="6"/>
                  <w:kern w:val="0"/>
                  <w:sz w:val="24"/>
                </w:rPr>
                <m:t>SI</m:t>
              </w:del>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Pr>
          <w:rFonts w:ascii="宋体" w:hAnsi="宋体" w:hint="eastAsia"/>
          <w:spacing w:val="6"/>
          <w:kern w:val="0"/>
          <w:sz w:val="24"/>
        </w:rPr>
        <w:t>，这是一个t行×n列的复数矩阵。对</w:t>
      </w:r>
      <w:r>
        <w:rPr>
          <w:rFonts w:ascii="宋体" w:hAnsi="宋体" w:hint="eastAsia"/>
          <w:snapToGrid w:val="0"/>
          <w:sz w:val="24"/>
        </w:rPr>
        <w:t>复数C</w:t>
      </w:r>
      <w:del w:id="266" w:author="Shaun YIN" w:date="2025-11-05T15:32:00Z" w16du:dateUtc="2025-11-05T07:32:00Z">
        <w:r w:rsidDel="006A2318">
          <w:rPr>
            <w:rFonts w:ascii="宋体" w:hAnsi="宋体" w:hint="eastAsia"/>
            <w:snapToGrid w:val="0"/>
            <w:sz w:val="24"/>
          </w:rPr>
          <w:delText>SI</w:delText>
        </w:r>
      </w:del>
      <w:ins w:id="267" w:author="Shaun YIN" w:date="2025-11-05T15:32:00Z" w16du:dateUtc="2025-11-05T07:32:00Z">
        <w:r w:rsidR="006A2318">
          <w:rPr>
            <w:rFonts w:ascii="宋体" w:hAnsi="宋体" w:hint="eastAsia"/>
            <w:snapToGrid w:val="0"/>
            <w:sz w:val="24"/>
          </w:rPr>
          <w:t>FR</w:t>
        </w:r>
      </w:ins>
      <w:r>
        <w:rPr>
          <w:rFonts w:ascii="宋体" w:hAnsi="宋体" w:hint="eastAsia"/>
          <w:snapToGrid w:val="0"/>
          <w:sz w:val="24"/>
        </w:rPr>
        <w:t>数据的转置矩阵</w:t>
      </w:r>
      <w:r>
        <w:rPr>
          <w:rFonts w:ascii="宋体" w:hAnsi="宋体" w:hint="eastAsia"/>
          <w:spacing w:val="6"/>
          <w:kern w:val="0"/>
          <w:sz w:val="24"/>
        </w:rPr>
        <w:t>中相邻两列（例如第j列、第j-1列）元素先做差分，相邻两列表征相邻的两个子载波，再计算每相邻两列元素的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hint="eastAsia"/>
                <w:spacing w:val="6"/>
                <w:kern w:val="0"/>
                <w:sz w:val="24"/>
              </w:rPr>
              <m:t>j</m:t>
            </m:r>
          </m:sub>
        </m:sSub>
      </m:oMath>
      <w:r>
        <w:rPr>
          <w:rFonts w:ascii="宋体" w:hAnsi="宋体" w:hint="eastAsia"/>
          <w:spacing w:val="6"/>
          <w:kern w:val="0"/>
          <w:sz w:val="24"/>
        </w:rPr>
        <w:t>，p为正整数，j的取值范围是从0到n-1</w:t>
      </w:r>
      <w:r>
        <w:rPr>
          <w:rFonts w:ascii="宋体" w:hAnsi="宋体" w:hint="eastAsia"/>
          <w:snapToGrid w:val="0"/>
          <w:sz w:val="24"/>
        </w:rPr>
        <w:t>之间的</w:t>
      </w:r>
      <w:del w:id="268" w:author="Shaun YIN" w:date="2025-11-05T15:30:00Z" w16du:dateUtc="2025-11-05T07:30:00Z">
        <w:r w:rsidDel="00972C66">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p>
    <w:p w14:paraId="7F3F9E85" w14:textId="672573CC"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highlight w:val="yellow"/>
        </w:rPr>
      </w:pPr>
      <w:r>
        <w:rPr>
          <w:rFonts w:ascii="宋体" w:hAnsi="宋体" w:hint="eastAsia"/>
          <w:spacing w:val="6"/>
          <w:kern w:val="0"/>
          <w:sz w:val="24"/>
        </w:rPr>
        <w:t>通用地，</w:t>
      </w:r>
      <w:r>
        <w:rPr>
          <w:rFonts w:ascii="宋体" w:hAnsi="宋体" w:hint="eastAsia"/>
          <w:snapToGrid w:val="0"/>
          <w:sz w:val="24"/>
        </w:rPr>
        <w:t>复数C</w:t>
      </w:r>
      <w:del w:id="269" w:author="Shaun YIN" w:date="2025-11-05T15:33:00Z" w16du:dateUtc="2025-11-05T07:33:00Z">
        <w:r w:rsidDel="006A2318">
          <w:rPr>
            <w:rFonts w:ascii="宋体" w:hAnsi="宋体" w:hint="eastAsia"/>
            <w:snapToGrid w:val="0"/>
            <w:sz w:val="24"/>
          </w:rPr>
          <w:delText>SI</w:delText>
        </w:r>
      </w:del>
      <w:ins w:id="270" w:author="Shaun YIN" w:date="2025-11-05T15:33:00Z" w16du:dateUtc="2025-11-05T07:33:00Z">
        <w:r w:rsidR="006A2318">
          <w:rPr>
            <w:rFonts w:ascii="宋体" w:hAnsi="宋体" w:hint="eastAsia"/>
            <w:snapToGrid w:val="0"/>
            <w:sz w:val="24"/>
          </w:rPr>
          <w:t>FR</w:t>
        </w:r>
      </w:ins>
      <w:r>
        <w:rPr>
          <w:rFonts w:ascii="宋体" w:hAnsi="宋体" w:hint="eastAsia"/>
          <w:snapToGrid w:val="0"/>
          <w:sz w:val="24"/>
        </w:rPr>
        <w:t>数据的转置矩阵</w:t>
      </w:r>
      <w:r>
        <w:rPr>
          <w:rFonts w:ascii="宋体" w:hAnsi="宋体" w:hint="eastAsia"/>
          <w:spacing w:val="6"/>
          <w:kern w:val="0"/>
          <w:sz w:val="24"/>
        </w:rPr>
        <w:t>中每相邻两列元素的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del w:id="271" w:author="Shaun YIN" w:date="2025-11-05T15:30:00Z" w16du:dateUtc="2025-11-05T07:30:00Z">
        <w:r w:rsidDel="00972C66">
          <w:rPr>
            <w:rFonts w:ascii="宋体" w:hAnsi="宋体" w:hint="eastAsia"/>
            <w:spacing w:val="6"/>
            <w:kern w:val="0"/>
            <w:sz w:val="24"/>
          </w:rPr>
          <w:delText>在子载波维度</w:delText>
        </w:r>
      </w:del>
      <w:r>
        <w:rPr>
          <w:rFonts w:ascii="宋体" w:hAnsi="宋体" w:hint="eastAsia"/>
          <w:spacing w:val="6"/>
          <w:kern w:val="0"/>
          <w:sz w:val="24"/>
        </w:rPr>
        <w:t>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=0</m:t>
                </m:r>
              </m:sub>
              <m:sup>
                <m:r>
                  <m:rPr>
                    <m:sty m:val="p"/>
                  </m:rPr>
                  <w:rPr>
                    <w:rFonts w:ascii="Cambria Math" w:hAnsi="Cambria Math"/>
                    <w:spacing w:val="6"/>
                    <w:kern w:val="0"/>
                    <w:sz w:val="24"/>
                  </w:rPr>
                  <m:t>t-1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e>
                          <m:sub>
                            <m:r>
                              <m:rPr>
                                <m:sty m:val="p"/>
                              </m:rPr>
                              <w:rPr>
                                <w:rFonts w:ascii="Cambria Math" w:hAnsi="Cambria Math"/>
                                <w:spacing w:val="6"/>
                                <w:kern w:val="0"/>
                                <w:sz w:val="24"/>
                              </w:rPr>
                              <m:t>i,j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e>
                          <m:sub>
                            <m:r>
                              <m:rPr>
                                <m:sty m:val="p"/>
                              </m:rPr>
                              <w:rPr>
                                <w:rFonts w:ascii="Cambria Math" w:hAnsi="Cambria Math"/>
                                <w:spacing w:val="6"/>
                                <w:kern w:val="0"/>
                                <w:sz w:val="24"/>
                              </w:rPr>
                              <m:t>i,j-1</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Pr>
          <w:rFonts w:ascii="宋体" w:hAnsi="宋体" w:hint="eastAsia"/>
          <w:iCs/>
          <w:spacing w:val="6"/>
          <w:kern w:val="0"/>
          <w:sz w:val="24"/>
        </w:rPr>
        <w:t>。其中，</w:t>
      </w:r>
      <w:proofErr w:type="spellStart"/>
      <w:r>
        <w:rPr>
          <w:rFonts w:ascii="宋体" w:hAnsi="宋体" w:hint="eastAsia"/>
          <w:spacing w:val="6"/>
          <w:kern w:val="0"/>
          <w:sz w:val="24"/>
        </w:rPr>
        <w:t>i</w:t>
      </w:r>
      <w:proofErr w:type="spellEnd"/>
      <w:r>
        <w:rPr>
          <w:rFonts w:ascii="宋体" w:hAnsi="宋体" w:hint="eastAsia"/>
          <w:spacing w:val="6"/>
          <w:kern w:val="0"/>
          <w:sz w:val="24"/>
        </w:rPr>
        <w:t>表示时间索引，</w:t>
      </w:r>
      <w:proofErr w:type="spellStart"/>
      <w:r>
        <w:rPr>
          <w:rFonts w:ascii="宋体" w:hAnsi="宋体" w:hint="eastAsia"/>
          <w:spacing w:val="6"/>
          <w:kern w:val="0"/>
          <w:sz w:val="24"/>
        </w:rPr>
        <w:t>i</w:t>
      </w:r>
      <w:proofErr w:type="spellEnd"/>
      <w:r>
        <w:rPr>
          <w:rFonts w:ascii="宋体" w:hAnsi="宋体" w:hint="eastAsia"/>
          <w:spacing w:val="6"/>
          <w:kern w:val="0"/>
          <w:sz w:val="24"/>
        </w:rPr>
        <w:t>的取值范围是从0到t-1</w:t>
      </w:r>
      <w:r>
        <w:rPr>
          <w:rFonts w:ascii="宋体" w:hAnsi="宋体" w:hint="eastAsia"/>
          <w:snapToGrid w:val="0"/>
          <w:sz w:val="24"/>
        </w:rPr>
        <w:t>之间的</w:t>
      </w:r>
      <w:del w:id="272" w:author="Shaun YIN" w:date="2025-11-05T15:30:00Z" w16du:dateUtc="2025-11-05T07:30:00Z">
        <w:r w:rsidDel="00972C66">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。j表示子载波索引，j的取值范围是从0到n-1</w:t>
      </w:r>
      <w:r>
        <w:rPr>
          <w:rFonts w:ascii="宋体" w:hAnsi="宋体" w:hint="eastAsia"/>
          <w:snapToGrid w:val="0"/>
          <w:sz w:val="24"/>
        </w:rPr>
        <w:t>之间的</w:t>
      </w:r>
      <w:del w:id="273" w:author="Shaun YIN" w:date="2025-11-05T15:30:00Z" w16du:dateUtc="2025-11-05T07:30:00Z">
        <w:r w:rsidDel="00972C66">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274" w:author="Shaun YIN" w:date="2025-11-05T15:33:00Z" w16du:dateUtc="2025-11-05T07:33:00Z">
                <m:rPr>
                  <m:sty m:val="p"/>
                </m:rPr>
                <w:rPr>
                  <w:rFonts w:ascii="Cambria Math" w:hAnsi="Cambria Math"/>
                  <w:spacing w:val="6"/>
                  <w:kern w:val="0"/>
                  <w:sz w:val="24"/>
                </w:rPr>
                <m:t>FR</m:t>
              </w:ins>
            </m:r>
            <m:r>
              <w:del w:id="275" w:author="Shaun YIN" w:date="2025-11-05T15:33:00Z" w16du:dateUtc="2025-11-05T07:33:00Z">
                <m:rPr>
                  <m:sty m:val="p"/>
                </m:rPr>
                <w:rPr>
                  <w:rFonts w:ascii="Cambria Math" w:hAnsi="Cambria Math"/>
                  <w:spacing w:val="6"/>
                  <w:kern w:val="0"/>
                  <w:sz w:val="24"/>
                </w:rPr>
                <m:t>SI</m:t>
              </w:del>
            </m:r>
          </m:e>
          <m:sub>
            <m:r>
              <m:rPr>
                <m:sty m:val="p"/>
              </m:rPr>
              <w:rPr>
                <w:rFonts w:ascii="Cambria Math" w:hAnsi="Cambria Math"/>
                <w:spacing w:val="6"/>
                <w:kern w:val="0"/>
                <w:sz w:val="24"/>
              </w:rPr>
              <m:t>i,j</m:t>
            </m:r>
          </m:sub>
          <m:sup>
            <m:r>
              <m:rPr>
                <m:sty m:val="p"/>
              </m:rPr>
              <w:rPr>
                <w:rFonts w:ascii="Cambria Math" w:hAnsi="Cambria Math"/>
                <w:spacing w:val="6"/>
                <w:kern w:val="0"/>
                <w:sz w:val="24"/>
              </w:rPr>
              <m:t>T</m:t>
            </m:r>
          </m:sup>
        </m:sSubSup>
      </m:oMath>
      <w:r>
        <w:rPr>
          <w:rFonts w:ascii="宋体" w:hAnsi="宋体" w:hint="eastAsia"/>
          <w:iCs/>
          <w:spacing w:val="6"/>
          <w:kern w:val="0"/>
          <w:sz w:val="24"/>
        </w:rPr>
        <w:t>表示</w:t>
      </w:r>
      <w:r>
        <w:rPr>
          <w:rFonts w:ascii="宋体" w:hAnsi="宋体" w:hint="eastAsia"/>
          <w:spacing w:val="6"/>
          <w:kern w:val="0"/>
          <w:sz w:val="24"/>
        </w:rPr>
        <w:t>复数</w:t>
      </w:r>
      <w:del w:id="276" w:author="Shaun YIN" w:date="2025-11-05T15:33:00Z" w16du:dateUtc="2025-11-05T07:33:00Z">
        <w:r w:rsidDel="006A2318">
          <w:rPr>
            <w:rFonts w:ascii="宋体" w:hAnsi="宋体" w:hint="eastAsia"/>
            <w:snapToGrid w:val="0"/>
            <w:sz w:val="24"/>
          </w:rPr>
          <w:delText>CSI</w:delText>
        </w:r>
      </w:del>
      <w:ins w:id="277" w:author="Shaun YIN" w:date="2025-11-05T15:33:00Z" w16du:dateUtc="2025-11-05T07:33:00Z">
        <w:r w:rsidR="006A2318">
          <w:rPr>
            <w:rFonts w:ascii="宋体" w:hAnsi="宋体" w:hint="eastAsia"/>
            <w:snapToGrid w:val="0"/>
            <w:sz w:val="24"/>
          </w:rPr>
          <w:t>CFR</w:t>
        </w:r>
      </w:ins>
      <w:r>
        <w:rPr>
          <w:rFonts w:ascii="宋体" w:hAnsi="宋体" w:hint="eastAsia"/>
          <w:snapToGrid w:val="0"/>
          <w:sz w:val="24"/>
        </w:rPr>
        <w:t>数据的转置矩阵中第i+1行、第j+1列的元素。</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278" w:author="Shaun YIN" w:date="2025-11-05T15:33:00Z" w16du:dateUtc="2025-11-05T07:33:00Z">
                <m:rPr>
                  <m:sty m:val="p"/>
                </m:rPr>
                <w:rPr>
                  <w:rFonts w:ascii="Cambria Math" w:hAnsi="Cambria Math"/>
                  <w:spacing w:val="6"/>
                  <w:kern w:val="0"/>
                  <w:sz w:val="24"/>
                </w:rPr>
                <m:t>FR</m:t>
              </w:ins>
            </m:r>
            <m:r>
              <w:del w:id="279" w:author="Shaun YIN" w:date="2025-11-05T15:33:00Z" w16du:dateUtc="2025-11-05T07:33:00Z">
                <m:rPr>
                  <m:sty m:val="p"/>
                </m:rPr>
                <w:rPr>
                  <w:rFonts w:ascii="Cambria Math" w:hAnsi="Cambria Math"/>
                  <w:spacing w:val="6"/>
                  <w:kern w:val="0"/>
                  <w:sz w:val="24"/>
                </w:rPr>
                <m:t>SI</m:t>
              </w:del>
            </m:r>
          </m:e>
          <m:sub>
            <m:r>
              <m:rPr>
                <m:sty m:val="p"/>
              </m:rPr>
              <w:rPr>
                <w:rFonts w:ascii="Cambria Math" w:hAnsi="Cambria Math"/>
                <w:spacing w:val="6"/>
                <w:kern w:val="0"/>
                <w:sz w:val="24"/>
              </w:rPr>
              <m:t>i,j-1</m:t>
            </m:r>
          </m:sub>
          <m:sup>
            <m:r>
              <m:rPr>
                <m:sty m:val="p"/>
              </m:rPr>
              <w:rPr>
                <w:rFonts w:ascii="Cambria Math" w:hAnsi="Cambria Math"/>
                <w:spacing w:val="6"/>
                <w:kern w:val="0"/>
                <w:sz w:val="24"/>
              </w:rPr>
              <m:t>T</m:t>
            </m:r>
          </m:sup>
        </m:sSubSup>
      </m:oMath>
      <w:r>
        <w:rPr>
          <w:rFonts w:ascii="宋体" w:hAnsi="宋体" w:hint="eastAsia"/>
          <w:iCs/>
          <w:spacing w:val="6"/>
          <w:kern w:val="0"/>
          <w:sz w:val="24"/>
        </w:rPr>
        <w:t>表示</w:t>
      </w:r>
      <w:r>
        <w:rPr>
          <w:rFonts w:ascii="宋体" w:hAnsi="宋体" w:hint="eastAsia"/>
          <w:spacing w:val="6"/>
          <w:kern w:val="0"/>
          <w:sz w:val="24"/>
        </w:rPr>
        <w:t>复数</w:t>
      </w:r>
      <w:del w:id="280" w:author="Shaun YIN" w:date="2025-11-05T15:33:00Z" w16du:dateUtc="2025-11-05T07:33:00Z">
        <w:r w:rsidDel="006A2318">
          <w:rPr>
            <w:rFonts w:ascii="宋体" w:hAnsi="宋体" w:hint="eastAsia"/>
            <w:snapToGrid w:val="0"/>
            <w:sz w:val="24"/>
          </w:rPr>
          <w:delText>CSI</w:delText>
        </w:r>
      </w:del>
      <w:ins w:id="281" w:author="Shaun YIN" w:date="2025-11-05T15:33:00Z" w16du:dateUtc="2025-11-05T07:33:00Z">
        <w:r w:rsidR="006A2318">
          <w:rPr>
            <w:rFonts w:ascii="宋体" w:hAnsi="宋体" w:hint="eastAsia"/>
            <w:snapToGrid w:val="0"/>
            <w:sz w:val="24"/>
          </w:rPr>
          <w:t>CFR</w:t>
        </w:r>
      </w:ins>
      <w:r>
        <w:rPr>
          <w:rFonts w:ascii="宋体" w:hAnsi="宋体" w:hint="eastAsia"/>
          <w:snapToGrid w:val="0"/>
          <w:sz w:val="24"/>
        </w:rPr>
        <w:t>数据的转置矩阵中第i+1行、第j列的元素。</w:t>
      </w:r>
      <w:r>
        <w:rPr>
          <w:rFonts w:ascii="宋体" w:hAnsi="宋体" w:hint="eastAsia"/>
          <w:spacing w:val="6"/>
          <w:kern w:val="0"/>
          <w:sz w:val="24"/>
        </w:rPr>
        <w:t>当j取0时，</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282" w:author="Shaun YIN" w:date="2025-11-05T15:33:00Z" w16du:dateUtc="2025-11-05T07:33:00Z">
                <m:rPr>
                  <m:sty m:val="p"/>
                </m:rPr>
                <w:rPr>
                  <w:rFonts w:ascii="Cambria Math" w:hAnsi="Cambria Math"/>
                  <w:spacing w:val="6"/>
                  <w:kern w:val="0"/>
                  <w:sz w:val="24"/>
                </w:rPr>
                <m:t>FR</m:t>
              </w:ins>
            </m:r>
            <m:r>
              <w:del w:id="283" w:author="Shaun YIN" w:date="2025-11-05T15:33:00Z" w16du:dateUtc="2025-11-05T07:33:00Z">
                <m:rPr>
                  <m:sty m:val="p"/>
                </m:rPr>
                <w:rPr>
                  <w:rFonts w:ascii="Cambria Math" w:hAnsi="Cambria Math"/>
                  <w:spacing w:val="6"/>
                  <w:kern w:val="0"/>
                  <w:sz w:val="24"/>
                </w:rPr>
                <m:t>SI</m:t>
              </w:del>
            </m:r>
          </m:e>
          <m:sub>
            <m:r>
              <m:rPr>
                <m:sty m:val="p"/>
              </m:rPr>
              <w:rPr>
                <w:rFonts w:ascii="Cambria Math" w:hAnsi="Cambria Math"/>
                <w:spacing w:val="6"/>
                <w:kern w:val="0"/>
                <w:sz w:val="24"/>
              </w:rPr>
              <m:t>i,-1</m:t>
            </m:r>
          </m:sub>
          <m:sup>
            <m:r>
              <m:rPr>
                <m:sty m:val="p"/>
              </m:rPr>
              <w:rPr>
                <w:rFonts w:ascii="Cambria Math" w:hAnsi="Cambria Math"/>
                <w:spacing w:val="6"/>
                <w:kern w:val="0"/>
                <w:sz w:val="24"/>
              </w:rPr>
              <m:t>T</m:t>
            </m:r>
          </m:sup>
        </m:sSubSup>
      </m:oMath>
      <w:r>
        <w:rPr>
          <w:rFonts w:ascii="宋体" w:hAnsi="宋体" w:hint="eastAsia"/>
          <w:snapToGrid w:val="0"/>
          <w:sz w:val="24"/>
        </w:rPr>
        <w:t>没有实际的物理含义，例如取值全为0。</w:t>
      </w:r>
      <w:r>
        <w:rPr>
          <w:rFonts w:ascii="宋体" w:hAnsi="宋体" w:hint="eastAsia"/>
          <w:iCs/>
          <w:spacing w:val="6"/>
          <w:kern w:val="0"/>
          <w:sz w:val="24"/>
        </w:rPr>
        <w:t>abs()函数表示</w:t>
      </w:r>
      <w:r>
        <w:rPr>
          <w:rFonts w:ascii="宋体" w:hAnsi="宋体"/>
          <w:spacing w:val="6"/>
          <w:kern w:val="0"/>
          <w:sz w:val="24"/>
        </w:rPr>
        <w:t>计算复数的</w:t>
      </w:r>
      <w:r>
        <w:rPr>
          <w:rFonts w:ascii="宋体" w:hAnsi="宋体" w:hint="eastAsia"/>
          <w:spacing w:val="6"/>
          <w:kern w:val="0"/>
          <w:sz w:val="24"/>
        </w:rPr>
        <w:t>幅值。</w:t>
      </w:r>
    </w:p>
    <w:p w14:paraId="46B1484E" w14:textId="468DB25C"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复数CFR数据的转置矩阵</w:t>
      </w:r>
      <w:r>
        <w:rPr>
          <w:rFonts w:ascii="宋体" w:hAnsi="宋体" w:hint="eastAsia"/>
          <w:spacing w:val="6"/>
          <w:kern w:val="0"/>
          <w:sz w:val="24"/>
        </w:rPr>
        <w:t>中每相邻两列元素的</w:t>
      </w:r>
      <w:proofErr w:type="gramStart"/>
      <w:r>
        <w:rPr>
          <w:rFonts w:ascii="宋体" w:hAnsi="宋体" w:hint="eastAsia"/>
          <w:spacing w:val="6"/>
          <w:kern w:val="0"/>
          <w:sz w:val="24"/>
        </w:rPr>
        <w:t>差分值</w:t>
      </w:r>
      <w:proofErr w:type="gramEnd"/>
      <w:r>
        <w:rPr>
          <w:rFonts w:ascii="宋体" w:hAnsi="宋体" w:hint="eastAsia"/>
          <w:spacing w:val="6"/>
          <w:kern w:val="0"/>
          <w:sz w:val="24"/>
        </w:rPr>
        <w:t>的幅值</w:t>
      </w:r>
      <w:del w:id="284" w:author="Shaun YIN" w:date="2025-11-05T15:30:00Z" w16du:dateUtc="2025-11-05T07:30:00Z">
        <w:r w:rsidDel="00972C66">
          <w:rPr>
            <w:rFonts w:ascii="宋体" w:hAnsi="宋体" w:hint="eastAsia"/>
            <w:spacing w:val="6"/>
            <w:kern w:val="0"/>
            <w:sz w:val="24"/>
          </w:rPr>
          <w:delText>在子载波维度</w:delText>
        </w:r>
      </w:del>
      <w:r>
        <w:rPr>
          <w:rFonts w:ascii="宋体" w:hAnsi="宋体" w:hint="eastAsia"/>
          <w:spacing w:val="6"/>
          <w:kern w:val="0"/>
          <w:sz w:val="24"/>
        </w:rPr>
        <w:t>的p范数CFRLsp</w:t>
      </w:r>
      <w:r>
        <w:rPr>
          <w:rFonts w:ascii="宋体" w:hAnsi="宋体" w:hint="eastAsia"/>
          <w:spacing w:val="6"/>
          <w:kern w:val="0"/>
          <w:sz w:val="24"/>
          <w:vertAlign w:val="subscript"/>
        </w:rPr>
        <w:t>j</w:t>
      </w:r>
      <w:r>
        <w:rPr>
          <w:rFonts w:ascii="宋体" w:hAnsi="宋体" w:hint="eastAsia"/>
          <w:iCs/>
          <w:spacing w:val="6"/>
          <w:kern w:val="0"/>
          <w:sz w:val="24"/>
        </w:rPr>
        <w:t>共有n</w:t>
      </w:r>
      <w:proofErr w:type="gramStart"/>
      <w:r>
        <w:rPr>
          <w:rFonts w:ascii="宋体" w:hAnsi="宋体" w:hint="eastAsia"/>
          <w:iCs/>
          <w:spacing w:val="6"/>
          <w:kern w:val="0"/>
          <w:sz w:val="24"/>
        </w:rPr>
        <w:t>个</w:t>
      </w:r>
      <w:proofErr w:type="gramEnd"/>
      <w:r>
        <w:rPr>
          <w:rFonts w:ascii="宋体" w:hAnsi="宋体" w:hint="eastAsia"/>
          <w:iCs/>
          <w:spacing w:val="6"/>
          <w:kern w:val="0"/>
          <w:sz w:val="24"/>
        </w:rPr>
        <w:t>，对应于</w:t>
      </w:r>
      <w:r>
        <w:rPr>
          <w:rFonts w:ascii="宋体" w:hAnsi="宋体" w:hint="eastAsia"/>
          <w:spacing w:val="6"/>
          <w:kern w:val="0"/>
          <w:sz w:val="24"/>
        </w:rPr>
        <w:t>j的取值范围是从0到n-1</w:t>
      </w:r>
      <w:r>
        <w:rPr>
          <w:rFonts w:ascii="宋体" w:hAnsi="宋体" w:hint="eastAsia"/>
          <w:snapToGrid w:val="0"/>
          <w:sz w:val="24"/>
        </w:rPr>
        <w:t>之间的</w:t>
      </w:r>
      <w:del w:id="285" w:author="Shaun YIN" w:date="2025-11-05T15:30:00Z" w16du:dateUtc="2025-11-05T07:30:00Z">
        <w:r w:rsidDel="00972C66">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r>
        <w:rPr>
          <w:rFonts w:ascii="宋体" w:hAnsi="宋体" w:hint="eastAsia"/>
          <w:snapToGrid w:val="0"/>
          <w:sz w:val="24"/>
        </w:rPr>
        <w:t>将</w:t>
      </w:r>
      <w:r>
        <w:rPr>
          <w:rFonts w:ascii="宋体" w:hAnsi="宋体" w:hint="eastAsia"/>
          <w:iCs/>
          <w:spacing w:val="6"/>
          <w:kern w:val="0"/>
          <w:sz w:val="24"/>
        </w:rPr>
        <w:t>n</w:t>
      </w:r>
      <w:proofErr w:type="gramStart"/>
      <w:r>
        <w:rPr>
          <w:rFonts w:ascii="宋体" w:hAnsi="宋体" w:hint="eastAsia"/>
          <w:snapToGrid w:val="0"/>
          <w:sz w:val="24"/>
        </w:rPr>
        <w:t>个</w:t>
      </w:r>
      <w:proofErr w:type="gramEnd"/>
      <w:r>
        <w:rPr>
          <w:rFonts w:ascii="宋体" w:hAnsi="宋体" w:hint="eastAsia"/>
          <w:spacing w:val="6"/>
          <w:kern w:val="0"/>
          <w:sz w:val="24"/>
        </w:rPr>
        <w:t>CFRLsp</w:t>
      </w:r>
      <w:r>
        <w:rPr>
          <w:rFonts w:ascii="宋体" w:hAnsi="宋体" w:hint="eastAsia"/>
          <w:spacing w:val="6"/>
          <w:kern w:val="0"/>
          <w:sz w:val="24"/>
          <w:vertAlign w:val="subscript"/>
        </w:rPr>
        <w:t>j</w:t>
      </w:r>
      <w:r>
        <w:rPr>
          <w:rFonts w:ascii="宋体" w:hAnsi="宋体" w:hint="eastAsia"/>
          <w:iCs/>
          <w:spacing w:val="6"/>
          <w:kern w:val="0"/>
          <w:sz w:val="24"/>
        </w:rPr>
        <w:t>按照j由小到大的顺序相组合，得到</w:t>
      </w:r>
      <w:r>
        <w:rPr>
          <w:rFonts w:ascii="宋体" w:hAnsi="宋体" w:hint="eastAsia"/>
          <w:snapToGrid w:val="0"/>
          <w:sz w:val="24"/>
        </w:rPr>
        <w:t>复数CFR数据在子载波维度上的第三</w:t>
      </w:r>
      <w:r>
        <w:rPr>
          <w:rFonts w:ascii="宋体" w:hAnsi="宋体" w:hint="eastAsia"/>
          <w:spacing w:val="6"/>
          <w:kern w:val="0"/>
          <w:sz w:val="24"/>
        </w:rPr>
        <w:t>范数</w:t>
      </w:r>
      <w:proofErr w:type="spellStart"/>
      <w:r>
        <w:rPr>
          <w:rFonts w:ascii="宋体" w:hAnsi="宋体" w:hint="eastAsia"/>
          <w:spacing w:val="6"/>
          <w:kern w:val="0"/>
          <w:sz w:val="24"/>
        </w:rPr>
        <w:t>CFRLsp</w:t>
      </w:r>
      <w:proofErr w:type="spellEnd"/>
      <w:r>
        <w:rPr>
          <w:rFonts w:ascii="宋体" w:hAnsi="宋体" w:hint="eastAsia"/>
          <w:spacing w:val="6"/>
          <w:kern w:val="0"/>
          <w:sz w:val="24"/>
        </w:rPr>
        <w:t>，</w:t>
      </w:r>
      <m:oMath>
        <m:r>
          <m:rPr>
            <m:sty m:val="p"/>
          </m:rPr>
          <w:rPr>
            <w:rFonts w:ascii="Cambria Math" w:hAnsi="Cambria Math"/>
            <w:spacing w:val="6"/>
            <w:kern w:val="0"/>
            <w:sz w:val="24"/>
          </w:rPr>
          <m:t>CFRLsp=</m:t>
        </m:r>
        <m:r>
          <m:rPr>
            <m:sty m:val="p"/>
          </m:rPr>
          <w:rPr>
            <w:rFonts w:ascii="Cambria Math" w:hAnsi="Cambria Math"/>
            <w:spacing w:val="6"/>
            <w:kern w:val="0"/>
            <w:sz w:val="24"/>
          </w:rPr>
          <w:lastRenderedPageBreak/>
          <m:t>[</m:t>
        </m:r>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0</m:t>
            </m:r>
          </m:sub>
        </m:sSub>
        <m:r>
          <w:del w:id="286" w:author="Shaun YIN" w:date="2025-11-05T15:30:00Z" w16du:dateUtc="2025-11-05T07:30:00Z">
            <m:rPr>
              <m:sty m:val="p"/>
            </m:rPr>
            <w:rPr>
              <w:rFonts w:ascii="Cambria Math" w:hAnsi="Cambria Math"/>
              <w:spacing w:val="6"/>
              <w:kern w:val="0"/>
              <w:sz w:val="24"/>
            </w:rPr>
            <m:t xml:space="preserve"> </m:t>
          </w:del>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1</m:t>
            </m:r>
          </m:sub>
        </m:sSub>
        <m:r>
          <m:rPr>
            <m:sty m:val="p"/>
          </m:rPr>
          <w:rPr>
            <w:rFonts w:ascii="Cambria Math" w:hAnsi="Cambria Math"/>
            <w:spacing w:val="6"/>
            <w:kern w:val="0"/>
            <w:sz w:val="24"/>
          </w:rPr>
          <m:t xml:space="preserve">, </m:t>
        </m:r>
        <m:r>
          <m:rPr>
            <m:sty m:val="p"/>
          </m:rPr>
          <w:rPr>
            <w:rFonts w:ascii="Cambria Math" w:hAnsi="Cambria Math" w:hint="eastAsia"/>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n-1</m:t>
            </m:r>
          </m:sub>
        </m:sSub>
        <m:r>
          <m:rPr>
            <m:sty m:val="p"/>
          </m:rPr>
          <w:rPr>
            <w:rFonts w:ascii="Cambria Math" w:hAnsi="Cambria Math"/>
            <w:spacing w:val="6"/>
            <w:kern w:val="0"/>
            <w:sz w:val="24"/>
          </w:rPr>
          <m:t>]</m:t>
        </m:r>
      </m:oMath>
      <w:r>
        <w:rPr>
          <w:rFonts w:ascii="宋体" w:hAnsi="宋体" w:hint="eastAsia"/>
          <w:iCs/>
          <w:spacing w:val="6"/>
          <w:kern w:val="0"/>
          <w:sz w:val="24"/>
        </w:rPr>
        <w:t>。</w:t>
      </w:r>
      <w:r>
        <w:rPr>
          <w:rFonts w:ascii="宋体" w:hAnsi="宋体" w:hint="eastAsia"/>
          <w:snapToGrid w:val="0"/>
          <w:sz w:val="24"/>
        </w:rPr>
        <w:t>复数CFR数据在子载波维度上的第三</w:t>
      </w:r>
      <w:r>
        <w:rPr>
          <w:rFonts w:ascii="宋体" w:hAnsi="宋体" w:hint="eastAsia"/>
          <w:spacing w:val="6"/>
          <w:kern w:val="0"/>
          <w:sz w:val="24"/>
        </w:rPr>
        <w:t>范数</w:t>
      </w:r>
      <w:proofErr w:type="spellStart"/>
      <w:r>
        <w:rPr>
          <w:rFonts w:ascii="宋体" w:hAnsi="宋体" w:hint="eastAsia"/>
          <w:spacing w:val="6"/>
          <w:kern w:val="0"/>
          <w:sz w:val="24"/>
        </w:rPr>
        <w:t>CFRLsp</w:t>
      </w:r>
      <w:proofErr w:type="spellEnd"/>
      <w:r>
        <w:rPr>
          <w:rFonts w:ascii="宋体" w:hAnsi="宋体" w:hint="eastAsia"/>
          <w:spacing w:val="6"/>
          <w:kern w:val="0"/>
          <w:sz w:val="24"/>
        </w:rPr>
        <w:t>是一个长度为</w:t>
      </w:r>
      <w:r>
        <w:rPr>
          <w:rFonts w:ascii="宋体" w:hAnsi="宋体" w:hint="eastAsia"/>
          <w:iCs/>
          <w:spacing w:val="6"/>
          <w:kern w:val="0"/>
          <w:sz w:val="24"/>
        </w:rPr>
        <w:t>n</w:t>
      </w:r>
      <w:r>
        <w:rPr>
          <w:rFonts w:ascii="宋体" w:hAnsi="宋体" w:hint="eastAsia"/>
          <w:spacing w:val="6"/>
          <w:kern w:val="0"/>
          <w:sz w:val="24"/>
        </w:rPr>
        <w:t>的实数一维矩阵（即行向量）。这一步是提取复数CFR数据随子载波变化的差分特征。</w:t>
      </w:r>
    </w:p>
    <w:p w14:paraId="1A2FB912" w14:textId="27139594" w:rsidR="00D63461" w:rsidRDefault="00000000">
      <w:pPr>
        <w:pStyle w:val="af0"/>
        <w:tabs>
          <w:tab w:val="left" w:pos="0"/>
        </w:tabs>
        <w:adjustRightInd w:val="0"/>
        <w:snapToGrid w:val="0"/>
        <w:spacing w:line="360" w:lineRule="auto"/>
        <w:ind w:firstLine="504"/>
        <w:textAlignment w:val="baseline"/>
        <w:rPr>
          <w:rFonts w:ascii="宋体" w:hAnsi="宋体" w:hint="eastAsia"/>
          <w:iCs/>
          <w:spacing w:val="6"/>
          <w:kern w:val="0"/>
          <w:sz w:val="24"/>
        </w:rPr>
      </w:pPr>
      <w:r>
        <w:rPr>
          <w:rFonts w:ascii="宋体" w:hAnsi="宋体"/>
          <w:spacing w:val="6"/>
          <w:kern w:val="0"/>
          <w:sz w:val="24"/>
        </w:rPr>
        <w:t>步骤S</w:t>
      </w:r>
      <w:r>
        <w:rPr>
          <w:rFonts w:ascii="宋体" w:hAnsi="宋体" w:hint="eastAsia"/>
          <w:spacing w:val="6"/>
          <w:kern w:val="0"/>
          <w:sz w:val="24"/>
        </w:rPr>
        <w:t>62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复数CFR数据在子载波维度上的第三</w:t>
      </w:r>
      <w:r>
        <w:rPr>
          <w:rFonts w:ascii="宋体" w:hAnsi="宋体" w:hint="eastAsia"/>
          <w:spacing w:val="6"/>
          <w:kern w:val="0"/>
          <w:sz w:val="24"/>
        </w:rPr>
        <w:t>范数</w:t>
      </w:r>
      <w:proofErr w:type="spellStart"/>
      <w:r>
        <w:rPr>
          <w:rFonts w:ascii="宋体" w:hAnsi="宋体" w:hint="eastAsia"/>
          <w:spacing w:val="6"/>
          <w:kern w:val="0"/>
          <w:sz w:val="24"/>
        </w:rPr>
        <w:t>CFRLsp</w:t>
      </w:r>
      <w:proofErr w:type="spellEnd"/>
      <w:r>
        <w:rPr>
          <w:rFonts w:ascii="宋体" w:hAnsi="宋体"/>
          <w:spacing w:val="6"/>
          <w:kern w:val="0"/>
          <w:sz w:val="24"/>
        </w:rPr>
        <w:t>的</w:t>
      </w:r>
      <w:r>
        <w:rPr>
          <w:rFonts w:ascii="宋体" w:hAnsi="宋体" w:hint="eastAsia"/>
          <w:spacing w:val="6"/>
          <w:kern w:val="0"/>
          <w:sz w:val="24"/>
        </w:rPr>
        <w:t>子载波位置在后的j</w:t>
      </w:r>
      <w:r>
        <w:rPr>
          <w:rFonts w:ascii="宋体" w:hAnsi="宋体"/>
          <w:spacing w:val="6"/>
          <w:kern w:val="0"/>
          <w:sz w:val="24"/>
        </w:rPr>
        <w:t>位置相对于</w:t>
      </w:r>
      <w:r>
        <w:rPr>
          <w:rFonts w:ascii="宋体" w:hAnsi="宋体" w:hint="eastAsia"/>
          <w:spacing w:val="6"/>
          <w:kern w:val="0"/>
          <w:sz w:val="24"/>
        </w:rPr>
        <w:t>子载波位置在前的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oMath>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287" w:author="Shaun YIN" w:date="2025-11-05T15:31:00Z" w16du:dateUtc="2025-11-05T07:31:00Z">
        <w:r w:rsidDel="00972C66">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＜j≤n-1</w:t>
      </w:r>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i</m:t>
                </m:r>
              </m:sub>
            </m:sSub>
          </m:num>
          <m:den>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j</m:t>
                </m:r>
              </m:sub>
            </m:sSub>
          </m:den>
        </m:f>
      </m:oMath>
      <w:r>
        <w:rPr>
          <w:rFonts w:ascii="宋体" w:hAnsi="宋体" w:hint="eastAsia"/>
          <w:iCs/>
          <w:spacing w:val="6"/>
          <w:kern w:val="0"/>
          <w:sz w:val="24"/>
        </w:rPr>
        <w:t>。</w:t>
      </w:r>
    </w:p>
    <w:p w14:paraId="33DBAE1F" w14:textId="0A3DEFC4" w:rsidR="00D63461" w:rsidRPr="00972C66"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63</w:t>
      </w:r>
      <w:r>
        <w:rPr>
          <w:rFonts w:ascii="宋体" w:hAnsi="宋体"/>
          <w:spacing w:val="6"/>
          <w:kern w:val="0"/>
          <w:sz w:val="24"/>
        </w:rPr>
        <w:t>：使用</w:t>
      </w:r>
      <w:r>
        <w:rPr>
          <w:rFonts w:ascii="宋体" w:hAnsi="宋体" w:hint="eastAsia"/>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oMath>
      <w:r>
        <w:rPr>
          <w:rFonts w:ascii="宋体" w:hAnsi="宋体"/>
          <w:spacing w:val="6"/>
          <w:kern w:val="0"/>
          <w:sz w:val="24"/>
        </w:rPr>
        <w:t>和</w:t>
      </w:r>
      <w:r>
        <w:rPr>
          <w:rFonts w:ascii="宋体" w:hAnsi="宋体" w:hint="eastAsia"/>
          <w:spacing w:val="6"/>
          <w:kern w:val="0"/>
          <w:sz w:val="24"/>
        </w:rPr>
        <w:t>第三</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Pr>
          <w:rFonts w:ascii="宋体" w:hAnsi="宋体"/>
          <w:spacing w:val="6"/>
          <w:kern w:val="0"/>
          <w:sz w:val="24"/>
        </w:rPr>
        <w:t>计算</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spacing w:val="6"/>
          <w:kern w:val="0"/>
          <w:sz w:val="24"/>
        </w:rPr>
        <w:t>。初始化的scVec_CFR</w:t>
      </w:r>
      <w:r>
        <w:rPr>
          <w:rFonts w:ascii="宋体" w:hAnsi="宋体" w:hint="eastAsia"/>
          <w:spacing w:val="6"/>
          <w:kern w:val="0"/>
          <w:sz w:val="24"/>
          <w:vertAlign w:val="subscript"/>
        </w:rPr>
        <w:t>0</w:t>
      </w:r>
      <w:r>
        <w:rPr>
          <w:rFonts w:ascii="宋体" w:hAnsi="宋体" w:hint="eastAsia"/>
          <w:spacing w:val="6"/>
          <w:kern w:val="0"/>
          <w:sz w:val="24"/>
        </w:rPr>
        <w:t>＝0。当</w:t>
      </w:r>
      <m:oMath>
        <m:r>
          <m:rPr>
            <m:sty m:val="p"/>
          </m:rPr>
          <w:rPr>
            <w:rFonts w:ascii="Cambria Math" w:hAnsi="Cambria Math"/>
            <w:spacing w:val="6"/>
            <w:kern w:val="0"/>
            <w:sz w:val="24"/>
          </w:rPr>
          <m:t>ηη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ins w:id="288" w:author="Shaun YIN" w:date="2025-11-05T15:31:00Z" w16du:dateUtc="2025-11-05T07:31:00Z">
        <w:r w:rsidR="00972C66">
          <w:rPr>
            <w:rFonts w:ascii="宋体" w:hAnsi="宋体" w:hint="eastAsia"/>
            <w:iCs/>
            <w:spacing w:val="6"/>
            <w:kern w:val="0"/>
            <w:sz w:val="24"/>
          </w:rPr>
          <w:t>时</w:t>
        </w:r>
      </w:ins>
      <w:r>
        <w:rPr>
          <w:rFonts w:ascii="宋体" w:hAnsi="宋体" w:hint="eastAsia"/>
          <w:spacing w:val="6"/>
          <w:kern w:val="0"/>
          <w:sz w:val="24"/>
        </w:rPr>
        <w:t>，对于所有满足条件的</w:t>
      </w:r>
      <w:proofErr w:type="spellStart"/>
      <w:r>
        <w:rPr>
          <w:rFonts w:ascii="宋体" w:hAnsi="宋体"/>
          <w:spacing w:val="6"/>
          <w:kern w:val="0"/>
          <w:sz w:val="24"/>
        </w:rPr>
        <w:t>i</w:t>
      </w:r>
      <w:proofErr w:type="spellEnd"/>
      <w:r>
        <w:rPr>
          <w:rFonts w:ascii="宋体" w:hAnsi="宋体" w:hint="eastAsia"/>
          <w:spacing w:val="6"/>
          <w:kern w:val="0"/>
          <w:sz w:val="24"/>
        </w:rPr>
        <w:t>，取</w:t>
      </w:r>
      <w:proofErr w:type="spellStart"/>
      <w:r>
        <w:rPr>
          <w:rFonts w:ascii="宋体" w:hAnsi="宋体"/>
          <w:spacing w:val="6"/>
          <w:kern w:val="0"/>
          <w:sz w:val="24"/>
        </w:rPr>
        <w:t>i</w:t>
      </w:r>
      <w:proofErr w:type="spellEnd"/>
      <w:r>
        <w:rPr>
          <w:rFonts w:ascii="宋体" w:hAnsi="宋体" w:hint="eastAsia"/>
          <w:spacing w:val="6"/>
          <w:kern w:val="0"/>
          <w:sz w:val="24"/>
        </w:rPr>
        <w:t>的最小值min(</w:t>
      </w:r>
      <w:proofErr w:type="spellStart"/>
      <w:r>
        <w:rPr>
          <w:rFonts w:ascii="宋体" w:hAnsi="宋体"/>
          <w:spacing w:val="6"/>
          <w:kern w:val="0"/>
          <w:sz w:val="24"/>
        </w:rPr>
        <w:t>i</w:t>
      </w:r>
      <w:proofErr w:type="spellEnd"/>
      <w:r>
        <w:rPr>
          <w:rFonts w:ascii="宋体" w:hAnsi="宋体" w:hint="eastAsia"/>
          <w:spacing w:val="6"/>
          <w:kern w:val="0"/>
          <w:sz w:val="24"/>
        </w:rPr>
        <w:t>)，</w:t>
      </w:r>
      <w:proofErr w:type="spellStart"/>
      <w:r>
        <w:rPr>
          <w:rFonts w:ascii="宋体" w:hAnsi="宋体" w:hint="eastAsia"/>
          <w:spacing w:val="6"/>
          <w:kern w:val="0"/>
          <w:sz w:val="24"/>
        </w:rPr>
        <w:t>scVec_CFR</w:t>
      </w:r>
      <w:r>
        <w:rPr>
          <w:rFonts w:ascii="宋体" w:hAnsi="宋体"/>
          <w:spacing w:val="6"/>
          <w:kern w:val="0"/>
          <w:sz w:val="24"/>
          <w:vertAlign w:val="subscript"/>
        </w:rPr>
        <w:t>j</w:t>
      </w:r>
      <w:proofErr w:type="spellEnd"/>
      <w:r>
        <w:rPr>
          <w:rFonts w:ascii="宋体" w:hAnsi="宋体" w:hint="eastAsia"/>
          <w:spacing w:val="6"/>
          <w:kern w:val="0"/>
          <w:sz w:val="24"/>
        </w:rPr>
        <w:t>＝1－min(</w:t>
      </w:r>
      <w:proofErr w:type="spellStart"/>
      <w:r>
        <w:rPr>
          <w:rFonts w:ascii="宋体" w:hAnsi="宋体"/>
          <w:spacing w:val="6"/>
          <w:kern w:val="0"/>
          <w:sz w:val="24"/>
        </w:rPr>
        <w:t>i</w:t>
      </w:r>
      <w:proofErr w:type="spellEnd"/>
      <w:r>
        <w:rPr>
          <w:rFonts w:ascii="宋体" w:hAnsi="宋体" w:hint="eastAsia"/>
          <w:spacing w:val="6"/>
          <w:kern w:val="0"/>
          <w:sz w:val="24"/>
        </w:rPr>
        <w:t>)。当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ins w:id="289" w:author="Shaun YIN" w:date="2025-11-05T15:31:00Z" w16du:dateUtc="2025-11-05T07:31:00Z">
        <w:r w:rsidR="00972C66">
          <w:rPr>
            <w:rFonts w:ascii="宋体" w:hAnsi="宋体" w:hint="eastAsia"/>
            <w:iCs/>
            <w:spacing w:val="6"/>
            <w:kern w:val="0"/>
            <w:sz w:val="24"/>
          </w:rPr>
          <w:t>时</w:t>
        </w:r>
      </w:ins>
      <w:r>
        <w:rPr>
          <w:rFonts w:ascii="宋体" w:hAnsi="宋体" w:hint="eastAsia"/>
          <w:iCs/>
          <w:spacing w:val="6"/>
          <w:kern w:val="0"/>
          <w:sz w:val="24"/>
        </w:rPr>
        <w:t>，</w:t>
      </w:r>
      <w:proofErr w:type="spellStart"/>
      <w:r>
        <w:rPr>
          <w:rFonts w:ascii="宋体" w:hAnsi="宋体" w:hint="eastAsia"/>
          <w:spacing w:val="6"/>
          <w:kern w:val="0"/>
          <w:sz w:val="24"/>
        </w:rPr>
        <w:t>scVec_CFR</w:t>
      </w:r>
      <w:r>
        <w:rPr>
          <w:rFonts w:ascii="宋体" w:hAnsi="宋体"/>
          <w:spacing w:val="6"/>
          <w:kern w:val="0"/>
          <w:sz w:val="24"/>
          <w:vertAlign w:val="subscript"/>
        </w:rPr>
        <w:t>j</w:t>
      </w:r>
      <w:proofErr w:type="spellEnd"/>
      <w:r>
        <w:rPr>
          <w:rFonts w:ascii="宋体" w:hAnsi="宋体" w:hint="eastAsia"/>
          <w:spacing w:val="6"/>
          <w:kern w:val="0"/>
          <w:sz w:val="24"/>
        </w:rPr>
        <w:t>＝0。</w:t>
      </w:r>
      <w:r w:rsidRPr="00972C66">
        <w:rPr>
          <w:rFonts w:ascii="宋体" w:hAnsi="宋体" w:hint="eastAsia"/>
          <w:spacing w:val="6"/>
          <w:kern w:val="0"/>
          <w:sz w:val="24"/>
          <w:rPrChange w:id="290" w:author="Shaun YIN" w:date="2025-11-05T15:31:00Z" w16du:dateUtc="2025-11-05T07:31:00Z">
            <w:rPr>
              <w:rFonts w:ascii="宋体" w:hAnsi="宋体" w:hint="eastAsia"/>
              <w:color w:val="EE0000"/>
              <w:spacing w:val="6"/>
              <w:kern w:val="0"/>
              <w:sz w:val="24"/>
            </w:rPr>
          </w:rPrChange>
        </w:rPr>
        <w:t>由于</w:t>
      </w:r>
      <w:del w:id="291" w:author="Shaun YIN" w:date="2025-11-05T15:31:00Z" w16du:dateUtc="2025-11-05T07:31:00Z">
        <w:r w:rsidRPr="00972C66" w:rsidDel="00972C66">
          <w:rPr>
            <w:rFonts w:ascii="宋体" w:hAnsi="宋体" w:hint="eastAsia"/>
            <w:iCs/>
            <w:spacing w:val="6"/>
            <w:kern w:val="0"/>
            <w:sz w:val="24"/>
            <w:rPrChange w:id="292" w:author="Shaun YIN" w:date="2025-11-05T15:31:00Z" w16du:dateUtc="2025-11-05T07:31:00Z">
              <w:rPr>
                <w:rFonts w:ascii="宋体" w:hAnsi="宋体" w:hint="eastAsia"/>
                <w:iCs/>
                <w:color w:val="EE0000"/>
                <w:spacing w:val="6"/>
                <w:kern w:val="0"/>
                <w:sz w:val="24"/>
              </w:rPr>
            </w:rPrChange>
          </w:rPr>
          <w:delText>0＜</w:delText>
        </w:r>
      </w:del>
      <w:ins w:id="293" w:author="Shaun YIN" w:date="2025-11-05T15:31:00Z" w16du:dateUtc="2025-11-05T07:31:00Z">
        <w:r w:rsidR="00972C66">
          <w:rPr>
            <w:rFonts w:ascii="宋体" w:hAnsi="宋体" w:hint="eastAsia"/>
            <w:iCs/>
            <w:spacing w:val="6"/>
            <w:kern w:val="0"/>
            <w:sz w:val="24"/>
          </w:rPr>
          <w:t>1</w:t>
        </w:r>
        <w:r w:rsidR="00972C66" w:rsidRPr="00A36044">
          <w:rPr>
            <w:rFonts w:ascii="宋体" w:hAnsi="宋体" w:hint="eastAsia"/>
            <w:iCs/>
            <w:spacing w:val="6"/>
            <w:kern w:val="0"/>
            <w:sz w:val="24"/>
          </w:rPr>
          <w:t>≤</w:t>
        </w:r>
      </w:ins>
      <w:r w:rsidRPr="00972C66">
        <w:rPr>
          <w:rFonts w:ascii="宋体" w:hAnsi="宋体" w:hint="eastAsia"/>
          <w:iCs/>
          <w:spacing w:val="6"/>
          <w:kern w:val="0"/>
          <w:sz w:val="24"/>
          <w:rPrChange w:id="294" w:author="Shaun YIN" w:date="2025-11-05T15:31:00Z" w16du:dateUtc="2025-11-05T07:31:00Z">
            <w:rPr>
              <w:rFonts w:ascii="宋体" w:hAnsi="宋体" w:hint="eastAsia"/>
              <w:iCs/>
              <w:color w:val="EE0000"/>
              <w:spacing w:val="6"/>
              <w:kern w:val="0"/>
              <w:sz w:val="24"/>
            </w:rPr>
          </w:rPrChange>
        </w:rPr>
        <w:t>j≤n-1，</w:t>
      </w:r>
      <w:proofErr w:type="spellStart"/>
      <w:r w:rsidRPr="00972C66">
        <w:rPr>
          <w:rFonts w:ascii="宋体" w:hAnsi="宋体" w:hint="eastAsia"/>
          <w:spacing w:val="6"/>
          <w:kern w:val="0"/>
          <w:sz w:val="24"/>
          <w:rPrChange w:id="295" w:author="Shaun YIN" w:date="2025-11-05T15:31:00Z" w16du:dateUtc="2025-11-05T07:31:00Z">
            <w:rPr>
              <w:rFonts w:ascii="宋体" w:hAnsi="宋体" w:hint="eastAsia"/>
              <w:color w:val="EE0000"/>
              <w:spacing w:val="6"/>
              <w:kern w:val="0"/>
              <w:sz w:val="24"/>
            </w:rPr>
          </w:rPrChange>
        </w:rPr>
        <w:t>scVec_CFR</w:t>
      </w:r>
      <w:r w:rsidRPr="00972C66">
        <w:rPr>
          <w:rFonts w:ascii="宋体" w:hAnsi="宋体" w:hint="eastAsia"/>
          <w:spacing w:val="6"/>
          <w:kern w:val="0"/>
          <w:sz w:val="24"/>
          <w:vertAlign w:val="subscript"/>
          <w:rPrChange w:id="296" w:author="Shaun YIN" w:date="2025-11-05T15:31:00Z" w16du:dateUtc="2025-11-05T07:31:00Z">
            <w:rPr>
              <w:rFonts w:ascii="宋体" w:hAnsi="宋体" w:hint="eastAsia"/>
              <w:color w:val="EE0000"/>
              <w:spacing w:val="6"/>
              <w:kern w:val="0"/>
              <w:sz w:val="24"/>
              <w:vertAlign w:val="subscript"/>
            </w:rPr>
          </w:rPrChange>
        </w:rPr>
        <w:t>j</w:t>
      </w:r>
      <w:proofErr w:type="spellEnd"/>
      <w:r w:rsidRPr="00972C66">
        <w:rPr>
          <w:rFonts w:ascii="宋体" w:hAnsi="宋体" w:hint="eastAsia"/>
          <w:iCs/>
          <w:spacing w:val="6"/>
          <w:kern w:val="0"/>
          <w:sz w:val="24"/>
          <w:rPrChange w:id="297" w:author="Shaun YIN" w:date="2025-11-05T15:31:00Z" w16du:dateUtc="2025-11-05T07:31:00Z">
            <w:rPr>
              <w:rFonts w:ascii="宋体" w:hAnsi="宋体" w:hint="eastAsia"/>
              <w:iCs/>
              <w:color w:val="EE0000"/>
              <w:spacing w:val="6"/>
              <w:kern w:val="0"/>
              <w:sz w:val="24"/>
            </w:rPr>
          </w:rPrChange>
        </w:rPr>
        <w:t>共有n-1个。</w:t>
      </w:r>
    </w:p>
    <w:p w14:paraId="0DB3B926"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03C73">
        <w:rPr>
          <w:rFonts w:ascii="宋体" w:hAnsi="宋体" w:hint="eastAsia"/>
          <w:spacing w:val="6"/>
          <w:kern w:val="0"/>
          <w:sz w:val="24"/>
        </w:rPr>
        <w:t>将</w:t>
      </w:r>
      <w:r w:rsidRPr="00003C73">
        <w:rPr>
          <w:rFonts w:ascii="宋体" w:hAnsi="宋体" w:hint="eastAsia"/>
          <w:spacing w:val="6"/>
          <w:kern w:val="0"/>
          <w:sz w:val="24"/>
          <w:rPrChange w:id="298" w:author="Shaun YIN" w:date="2025-11-05T15:32:00Z" w16du:dateUtc="2025-11-05T07:32:00Z">
            <w:rPr>
              <w:rFonts w:ascii="宋体" w:hAnsi="宋体" w:hint="eastAsia"/>
              <w:color w:val="EE0000"/>
              <w:spacing w:val="6"/>
              <w:kern w:val="0"/>
              <w:sz w:val="24"/>
            </w:rPr>
          </w:rPrChange>
        </w:rPr>
        <w:t>scVec_CFR</w:t>
      </w:r>
      <w:r w:rsidRPr="00003C73">
        <w:rPr>
          <w:rFonts w:ascii="宋体" w:hAnsi="宋体" w:hint="eastAsia"/>
          <w:spacing w:val="6"/>
          <w:kern w:val="0"/>
          <w:sz w:val="24"/>
          <w:vertAlign w:val="subscript"/>
          <w:rPrChange w:id="299" w:author="Shaun YIN" w:date="2025-11-05T15:32:00Z" w16du:dateUtc="2025-11-05T07:32:00Z">
            <w:rPr>
              <w:rFonts w:ascii="宋体" w:hAnsi="宋体" w:hint="eastAsia"/>
              <w:color w:val="EE0000"/>
              <w:spacing w:val="6"/>
              <w:kern w:val="0"/>
              <w:sz w:val="24"/>
              <w:vertAlign w:val="subscript"/>
            </w:rPr>
          </w:rPrChange>
        </w:rPr>
        <w:t>0</w:t>
      </w:r>
      <w:r w:rsidRPr="00003C73">
        <w:rPr>
          <w:rFonts w:ascii="宋体" w:hAnsi="宋体" w:hint="eastAsia"/>
          <w:spacing w:val="6"/>
          <w:kern w:val="0"/>
          <w:sz w:val="24"/>
          <w:rPrChange w:id="300" w:author="Shaun YIN" w:date="2025-11-05T15:32:00Z" w16du:dateUtc="2025-11-05T07:32:00Z">
            <w:rPr>
              <w:rFonts w:ascii="宋体" w:hAnsi="宋体" w:hint="eastAsia"/>
              <w:color w:val="EE0000"/>
              <w:spacing w:val="6"/>
              <w:kern w:val="0"/>
              <w:sz w:val="24"/>
            </w:rPr>
          </w:rPrChange>
        </w:rPr>
        <w:t>和</w:t>
      </w:r>
      <w:r w:rsidRPr="00003C73">
        <w:rPr>
          <w:rFonts w:ascii="宋体" w:hAnsi="宋体" w:hint="eastAsia"/>
          <w:spacing w:val="6"/>
          <w:kern w:val="0"/>
          <w:sz w:val="24"/>
        </w:rPr>
        <w:t>n-1个</w:t>
      </w:r>
      <w:proofErr w:type="spellStart"/>
      <w:r w:rsidRPr="00003C73">
        <w:rPr>
          <w:rFonts w:ascii="宋体" w:hAnsi="宋体" w:hint="eastAsia"/>
          <w:spacing w:val="6"/>
          <w:kern w:val="0"/>
          <w:sz w:val="24"/>
        </w:rPr>
        <w:t>s</w:t>
      </w:r>
      <w:r w:rsidRPr="00003C73">
        <w:rPr>
          <w:rFonts w:ascii="宋体" w:hAnsi="宋体"/>
          <w:spacing w:val="6"/>
          <w:kern w:val="0"/>
          <w:sz w:val="24"/>
        </w:rPr>
        <w:t>cVec</w:t>
      </w:r>
      <w:r w:rsidRPr="00003C73">
        <w:rPr>
          <w:rFonts w:ascii="宋体" w:hAnsi="宋体" w:hint="eastAsia"/>
          <w:spacing w:val="6"/>
          <w:kern w:val="0"/>
          <w:sz w:val="24"/>
        </w:rPr>
        <w:t>_</w:t>
      </w:r>
      <w:r>
        <w:rPr>
          <w:rFonts w:ascii="宋体" w:hAnsi="宋体" w:hint="eastAsia"/>
          <w:spacing w:val="6"/>
          <w:kern w:val="0"/>
          <w:sz w:val="24"/>
        </w:rPr>
        <w:t>CFR</w:t>
      </w:r>
      <w:r>
        <w:rPr>
          <w:rFonts w:ascii="宋体" w:hAnsi="宋体" w:hint="eastAsia"/>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w:t>
      </w:r>
      <w:r>
        <w:rPr>
          <w:rFonts w:ascii="宋体" w:hAnsi="宋体" w:hint="eastAsia"/>
          <w:spacing w:val="6"/>
          <w:kern w:val="0"/>
          <w:sz w:val="24"/>
        </w:rPr>
        <w:t>CFR</w:t>
      </w:r>
      <w:r>
        <w:rPr>
          <w:rFonts w:ascii="宋体" w:hAnsi="宋体" w:hint="eastAsia"/>
          <w:snapToGrid w:val="0"/>
          <w:sz w:val="24"/>
        </w:rPr>
        <w:t>数据的</w:t>
      </w:r>
      <w:r>
        <w:rPr>
          <w:rFonts w:ascii="宋体" w:hAnsi="宋体" w:hint="eastAsia"/>
          <w:spacing w:val="6"/>
          <w:kern w:val="0"/>
          <w:sz w:val="24"/>
        </w:rPr>
        <w:t>相干空</w:t>
      </w:r>
      <w:r>
        <w:rPr>
          <w:rFonts w:ascii="宋体" w:hAnsi="宋体"/>
          <w:spacing w:val="6"/>
          <w:kern w:val="0"/>
          <w:sz w:val="24"/>
        </w:rPr>
        <w:t>间</w:t>
      </w:r>
      <w:r>
        <w:rPr>
          <w:rFonts w:ascii="宋体" w:hAnsi="宋体" w:hint="eastAsia"/>
          <w:spacing w:val="6"/>
          <w:kern w:val="0"/>
          <w:sz w:val="24"/>
        </w:rPr>
        <w:t>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，这是一个长度为n的一维矩阵（即行向量）。</w:t>
      </w:r>
    </w:p>
    <w:p w14:paraId="42D2B122"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请参阅图7，</w:t>
      </w:r>
      <w:r>
        <w:rPr>
          <w:rFonts w:ascii="宋体" w:hAnsi="宋体"/>
          <w:snapToGrid w:val="0"/>
          <w:sz w:val="24"/>
        </w:rPr>
        <w:t>所述步骤S</w:t>
      </w:r>
      <w:r>
        <w:rPr>
          <w:rFonts w:ascii="宋体" w:hAnsi="宋体" w:hint="eastAsia"/>
          <w:snapToGrid w:val="0"/>
          <w:sz w:val="24"/>
        </w:rPr>
        <w:t>B</w:t>
      </w:r>
      <w:r>
        <w:rPr>
          <w:rFonts w:ascii="宋体" w:hAnsi="宋体"/>
          <w:snapToGrid w:val="0"/>
          <w:sz w:val="24"/>
        </w:rPr>
        <w:t>1</w:t>
      </w:r>
      <w:r>
        <w:rPr>
          <w:rFonts w:ascii="宋体" w:hAnsi="宋体" w:hint="eastAsia"/>
          <w:snapToGrid w:val="0"/>
          <w:sz w:val="24"/>
        </w:rPr>
        <w:t>中，根据复数CFR</w:t>
      </w:r>
      <w:r>
        <w:rPr>
          <w:rFonts w:ascii="宋体" w:hAnsi="宋体"/>
          <w:snapToGrid w:val="0"/>
          <w:sz w:val="24"/>
        </w:rPr>
        <w:t>数据</w:t>
      </w:r>
      <w:r>
        <w:rPr>
          <w:rFonts w:ascii="宋体" w:hAnsi="宋体" w:hint="eastAsia"/>
          <w:snapToGrid w:val="0"/>
          <w:sz w:val="24"/>
        </w:rPr>
        <w:t>得到</w:t>
      </w:r>
      <w:r>
        <w:rPr>
          <w:rFonts w:ascii="宋体" w:hAnsi="宋体" w:hint="eastAsia"/>
          <w:spacing w:val="6"/>
          <w:kern w:val="0"/>
          <w:sz w:val="24"/>
        </w:rPr>
        <w:t>复数CFR数据的</w:t>
      </w:r>
      <w:r>
        <w:rPr>
          <w:rFonts w:ascii="宋体" w:hAnsi="宋体" w:hint="eastAsia"/>
          <w:snapToGrid w:val="0"/>
          <w:sz w:val="24"/>
        </w:rPr>
        <w:t>相干空间向量</w:t>
      </w:r>
      <w:proofErr w:type="spellStart"/>
      <w:r>
        <w:rPr>
          <w:rFonts w:ascii="宋体" w:hAnsi="宋体" w:hint="eastAsia"/>
          <w:snapToGrid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第二种实现方式包括如下步骤。</w:t>
      </w:r>
    </w:p>
    <w:p w14:paraId="27E24663" w14:textId="53E32689"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71</w:t>
      </w:r>
      <w:r>
        <w:rPr>
          <w:rFonts w:ascii="宋体" w:hAnsi="宋体"/>
          <w:spacing w:val="6"/>
          <w:kern w:val="0"/>
          <w:sz w:val="24"/>
        </w:rPr>
        <w:t>：</w:t>
      </w:r>
      <w:r>
        <w:rPr>
          <w:rFonts w:ascii="宋体" w:hAnsi="宋体" w:hint="eastAsia"/>
          <w:spacing w:val="6"/>
          <w:kern w:val="0"/>
          <w:sz w:val="24"/>
        </w:rPr>
        <w:t>复数</w:t>
      </w:r>
      <w:del w:id="301" w:author="Shaun YIN" w:date="2025-11-05T15:33:00Z" w16du:dateUtc="2025-11-05T07:33:00Z">
        <w:r w:rsidDel="00F14892">
          <w:rPr>
            <w:rFonts w:ascii="宋体" w:hAnsi="宋体" w:hint="eastAsia"/>
            <w:spacing w:val="6"/>
            <w:kern w:val="0"/>
            <w:sz w:val="24"/>
          </w:rPr>
          <w:delText>CSI</w:delText>
        </w:r>
      </w:del>
      <w:ins w:id="302" w:author="Shaun YIN" w:date="2025-11-05T15:33:00Z" w16du:dateUtc="2025-11-05T07:33:00Z">
        <w:r w:rsidR="00F14892">
          <w:rPr>
            <w:rFonts w:ascii="宋体" w:hAnsi="宋体" w:hint="eastAsia"/>
            <w:spacing w:val="6"/>
            <w:kern w:val="0"/>
            <w:sz w:val="24"/>
          </w:rPr>
          <w:t>CFR</w:t>
        </w:r>
      </w:ins>
      <w:r>
        <w:rPr>
          <w:rFonts w:ascii="宋体" w:hAnsi="宋体" w:hint="eastAsia"/>
          <w:spacing w:val="6"/>
          <w:kern w:val="0"/>
          <w:sz w:val="24"/>
        </w:rPr>
        <w:t>数据是一个n行×t列的复数矩阵，其中n表示子载波数，t表示所述</w:t>
      </w:r>
      <w:r>
        <w:rPr>
          <w:rFonts w:ascii="宋体" w:hAnsi="宋体" w:hint="eastAsia"/>
          <w:snapToGrid w:val="0"/>
          <w:sz w:val="24"/>
        </w:rPr>
        <w:t>复数</w:t>
      </w:r>
      <w:del w:id="303" w:author="Shaun YIN" w:date="2025-11-05T15:34:00Z" w16du:dateUtc="2025-11-05T07:34:00Z">
        <w:r w:rsidDel="00B262C9">
          <w:rPr>
            <w:rFonts w:ascii="宋体" w:hAnsi="宋体"/>
            <w:snapToGrid w:val="0"/>
            <w:sz w:val="24"/>
          </w:rPr>
          <w:delText>C</w:delText>
        </w:r>
        <w:r w:rsidDel="00B262C9">
          <w:rPr>
            <w:rFonts w:ascii="宋体" w:hAnsi="宋体" w:hint="eastAsia"/>
            <w:snapToGrid w:val="0"/>
            <w:sz w:val="24"/>
          </w:rPr>
          <w:delText>SI</w:delText>
        </w:r>
      </w:del>
      <w:ins w:id="304" w:author="Shaun YIN" w:date="2025-11-05T15:34:00Z" w16du:dateUtc="2025-11-05T07:34:00Z">
        <w:r w:rsidR="00B262C9">
          <w:rPr>
            <w:rFonts w:ascii="宋体" w:hAnsi="宋体"/>
            <w:snapToGrid w:val="0"/>
            <w:sz w:val="24"/>
          </w:rPr>
          <w:t>C</w:t>
        </w:r>
        <w:r w:rsidR="00B262C9">
          <w:rPr>
            <w:rFonts w:ascii="宋体" w:hAnsi="宋体" w:hint="eastAsia"/>
            <w:snapToGrid w:val="0"/>
            <w:sz w:val="24"/>
          </w:rPr>
          <w:t>FR</w:t>
        </w:r>
      </w:ins>
      <w:r>
        <w:rPr>
          <w:rFonts w:ascii="宋体" w:hAnsi="宋体"/>
          <w:snapToGrid w:val="0"/>
          <w:sz w:val="24"/>
        </w:rPr>
        <w:t>数据</w:t>
      </w:r>
      <w:r>
        <w:rPr>
          <w:rFonts w:ascii="宋体" w:hAnsi="宋体" w:hint="eastAsia"/>
          <w:snapToGrid w:val="0"/>
          <w:sz w:val="24"/>
        </w:rPr>
        <w:t>的时间长度。</w:t>
      </w:r>
      <w:r>
        <w:rPr>
          <w:rFonts w:ascii="宋体" w:hAnsi="宋体" w:hint="eastAsia"/>
          <w:spacing w:val="6"/>
          <w:kern w:val="0"/>
          <w:sz w:val="24"/>
        </w:rPr>
        <w:t>复数</w:t>
      </w:r>
      <w:del w:id="305" w:author="Shaun YIN" w:date="2025-11-05T15:34:00Z" w16du:dateUtc="2025-11-05T07:34:00Z">
        <w:r w:rsidDel="00B262C9">
          <w:rPr>
            <w:rFonts w:ascii="宋体" w:hAnsi="宋体" w:hint="eastAsia"/>
            <w:spacing w:val="6"/>
            <w:kern w:val="0"/>
            <w:sz w:val="24"/>
          </w:rPr>
          <w:delText>CSI</w:delText>
        </w:r>
      </w:del>
      <w:ins w:id="306" w:author="Shaun YIN" w:date="2025-11-05T15:34:00Z" w16du:dateUtc="2025-11-05T07:34:00Z">
        <w:r w:rsidR="00B262C9">
          <w:rPr>
            <w:rFonts w:ascii="宋体" w:hAnsi="宋体" w:hint="eastAsia"/>
            <w:spacing w:val="6"/>
            <w:kern w:val="0"/>
            <w:sz w:val="24"/>
          </w:rPr>
          <w:t>CFR</w:t>
        </w:r>
      </w:ins>
      <w:r>
        <w:rPr>
          <w:rFonts w:ascii="宋体" w:hAnsi="宋体" w:hint="eastAsia"/>
          <w:spacing w:val="6"/>
          <w:kern w:val="0"/>
          <w:sz w:val="24"/>
        </w:rPr>
        <w:t>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307" w:author="Shaun YIN" w:date="2025-11-05T15:34:00Z" w16du:dateUtc="2025-11-05T07:34:00Z">
                <m:rPr>
                  <m:sty m:val="p"/>
                </m:rPr>
                <w:rPr>
                  <w:rFonts w:ascii="Cambria Math" w:hAnsi="Cambria Math"/>
                  <w:spacing w:val="6"/>
                  <w:kern w:val="0"/>
                  <w:sz w:val="24"/>
                </w:rPr>
                <m:t>FR</m:t>
              </w:ins>
            </m:r>
            <m:r>
              <w:del w:id="308" w:author="Shaun YIN" w:date="2025-11-05T15:34:00Z" w16du:dateUtc="2025-11-05T07:34:00Z">
                <m:rPr>
                  <m:sty m:val="p"/>
                </m:rPr>
                <w:rPr>
                  <w:rFonts w:ascii="Cambria Math" w:hAnsi="Cambria Math"/>
                  <w:spacing w:val="6"/>
                  <w:kern w:val="0"/>
                  <w:sz w:val="24"/>
                </w:rPr>
                <m:t>SI</m:t>
              </w:del>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Pr>
          <w:rFonts w:ascii="宋体" w:hAnsi="宋体" w:hint="eastAsia"/>
          <w:spacing w:val="6"/>
          <w:kern w:val="0"/>
          <w:sz w:val="24"/>
        </w:rPr>
        <w:t>，这是一个t行×n列的复数矩阵。</w:t>
      </w:r>
      <w:r>
        <w:rPr>
          <w:rFonts w:ascii="宋体" w:hAnsi="宋体"/>
          <w:spacing w:val="6"/>
          <w:kern w:val="0"/>
          <w:sz w:val="24"/>
        </w:rPr>
        <w:t>计算</w:t>
      </w:r>
      <w:r>
        <w:rPr>
          <w:rFonts w:ascii="宋体" w:hAnsi="宋体" w:hint="eastAsia"/>
          <w:snapToGrid w:val="0"/>
          <w:sz w:val="24"/>
        </w:rPr>
        <w:t>复数</w:t>
      </w:r>
      <w:del w:id="309" w:author="Shaun YIN" w:date="2025-11-05T15:34:00Z" w16du:dateUtc="2025-11-05T07:34:00Z">
        <w:r w:rsidDel="00B262C9">
          <w:rPr>
            <w:rFonts w:ascii="宋体" w:hAnsi="宋体" w:hint="eastAsia"/>
            <w:snapToGrid w:val="0"/>
            <w:sz w:val="24"/>
          </w:rPr>
          <w:delText>CSI</w:delText>
        </w:r>
      </w:del>
      <w:ins w:id="310" w:author="Shaun YIN" w:date="2025-11-05T15:34:00Z" w16du:dateUtc="2025-11-05T07:34:00Z">
        <w:r w:rsidR="00B262C9">
          <w:rPr>
            <w:rFonts w:ascii="宋体" w:hAnsi="宋体" w:hint="eastAsia"/>
            <w:snapToGrid w:val="0"/>
            <w:sz w:val="24"/>
          </w:rPr>
          <w:t>CFR</w:t>
        </w:r>
      </w:ins>
      <w:r>
        <w:rPr>
          <w:rFonts w:ascii="宋体" w:hAnsi="宋体" w:hint="eastAsia"/>
          <w:snapToGrid w:val="0"/>
          <w:sz w:val="24"/>
        </w:rPr>
        <w:t>数据</w:t>
      </w:r>
      <w:r>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311" w:author="Shaun YIN" w:date="2025-11-05T15:34:00Z" w16du:dateUtc="2025-11-05T07:34:00Z">
                <m:rPr>
                  <m:sty m:val="p"/>
                </m:rPr>
                <w:rPr>
                  <w:rFonts w:ascii="Cambria Math" w:hAnsi="Cambria Math"/>
                  <w:spacing w:val="6"/>
                  <w:kern w:val="0"/>
                  <w:sz w:val="24"/>
                </w:rPr>
                <m:t>FR</m:t>
              </w:ins>
            </m:r>
            <m:r>
              <w:del w:id="312" w:author="Shaun YIN" w:date="2025-11-05T15:34:00Z" w16du:dateUtc="2025-11-05T07:34:00Z">
                <m:rPr>
                  <m:sty m:val="p"/>
                </m:rPr>
                <w:rPr>
                  <w:rFonts w:ascii="Cambria Math" w:hAnsi="Cambria Math"/>
                  <w:spacing w:val="6"/>
                  <w:kern w:val="0"/>
                  <w:sz w:val="24"/>
                </w:rPr>
                <m:t>SI</m:t>
              </w:del>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Pr>
          <w:rFonts w:ascii="宋体" w:hAnsi="宋体"/>
          <w:spacing w:val="6"/>
          <w:kern w:val="0"/>
          <w:sz w:val="24"/>
        </w:rPr>
        <w:t>的差分</w:t>
      </w:r>
      <w:r>
        <w:rPr>
          <w:rFonts w:ascii="宋体" w:hAnsi="宋体" w:hint="eastAsia"/>
          <w:spacing w:val="6"/>
          <w:kern w:val="0"/>
          <w:sz w:val="24"/>
        </w:rPr>
        <w:t>矩阵ΔC</w:t>
      </w:r>
      <w:ins w:id="313" w:author="Shaun YIN" w:date="2025-11-05T15:35:00Z" w16du:dateUtc="2025-11-05T07:35:00Z">
        <w:r w:rsidR="0004451E">
          <w:rPr>
            <w:rFonts w:ascii="宋体" w:hAnsi="宋体" w:hint="eastAsia"/>
            <w:spacing w:val="6"/>
            <w:kern w:val="0"/>
            <w:sz w:val="24"/>
          </w:rPr>
          <w:t>FR</w:t>
        </w:r>
      </w:ins>
      <w:del w:id="314" w:author="Shaun YIN" w:date="2025-11-05T15:35:00Z" w16du:dateUtc="2025-11-05T07:35:00Z">
        <w:r w:rsidDel="0004451E">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，这是一个n行×n列的实数矩阵，其中每个元素</w:t>
      </w:r>
      <m:oMath>
        <m:sSubSup>
          <m:sSubSupPr>
            <m:ctrlPr>
              <w:rPr>
                <w:rFonts w:ascii="Cambria Math" w:hAnsi="Cambria Math"/>
                <w:iCs/>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m:t>
            </m:r>
            <m:r>
              <w:ins w:id="315" w:author="Shaun YIN" w:date="2025-11-05T15:35:00Z" w16du:dateUtc="2025-11-05T07:35:00Z">
                <m:rPr>
                  <m:sty m:val="p"/>
                </m:rPr>
                <w:rPr>
                  <w:rFonts w:ascii="Cambria Math" w:hAnsi="Cambria Math"/>
                  <w:spacing w:val="6"/>
                  <w:kern w:val="0"/>
                  <w:sz w:val="24"/>
                </w:rPr>
                <m:t>FR</m:t>
              </w:ins>
            </m:r>
            <m:r>
              <w:del w:id="316" w:author="Shaun YIN" w:date="2025-11-05T15:35:00Z" w16du:dateUtc="2025-11-05T07:35:00Z">
                <m:rPr>
                  <m:sty m:val="p"/>
                </m:rPr>
                <w:rPr>
                  <w:rFonts w:ascii="Cambria Math" w:hAnsi="Cambria Math" w:hint="eastAsia"/>
                  <w:spacing w:val="6"/>
                  <w:kern w:val="0"/>
                  <w:sz w:val="24"/>
                </w:rPr>
                <m:t>SI</m:t>
              </w:del>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oMath>
      <w:r>
        <w:rPr>
          <w:rFonts w:ascii="宋体" w:hAnsi="宋体" w:hint="eastAsia"/>
          <w:spacing w:val="6"/>
          <w:kern w:val="0"/>
          <w:sz w:val="24"/>
        </w:rPr>
        <w:t>的计算公式如下。</w:t>
      </w:r>
    </w:p>
    <w:p w14:paraId="2EB3000F" w14:textId="46544B45"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当</w:t>
      </w:r>
      <w:proofErr w:type="spellStart"/>
      <w:r>
        <w:rPr>
          <w:rFonts w:ascii="宋体" w:hAnsi="宋体" w:hint="eastAsia"/>
          <w:spacing w:val="6"/>
          <w:kern w:val="0"/>
          <w:sz w:val="24"/>
        </w:rPr>
        <w:t>i</w:t>
      </w:r>
      <w:proofErr w:type="spellEnd"/>
      <w:r>
        <w:rPr>
          <w:rFonts w:ascii="宋体" w:hAnsi="宋体" w:hint="eastAsia"/>
          <w:spacing w:val="6"/>
          <w:kern w:val="0"/>
          <w:sz w:val="24"/>
        </w:rPr>
        <w:t>＜j时，</w:t>
      </w:r>
      <m:oMath>
        <m:sSubSup>
          <m:sSubSupPr>
            <m:ctrlPr>
              <w:rPr>
                <w:rFonts w:ascii="Cambria Math" w:hAnsi="Cambria Math"/>
                <w:iCs/>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m:t>
            </m:r>
            <m:r>
              <w:ins w:id="317" w:author="Shaun YIN" w:date="2025-11-05T15:35:00Z" w16du:dateUtc="2025-11-05T07:35:00Z">
                <m:rPr>
                  <m:sty m:val="p"/>
                </m:rPr>
                <w:rPr>
                  <w:rFonts w:ascii="Cambria Math" w:hAnsi="Cambria Math"/>
                  <w:spacing w:val="6"/>
                  <w:kern w:val="0"/>
                  <w:sz w:val="24"/>
                </w:rPr>
                <m:t>FR</m:t>
              </w:ins>
            </m:r>
            <m:r>
              <w:del w:id="318" w:author="Shaun YIN" w:date="2025-11-05T15:35:00Z" w16du:dateUtc="2025-11-05T07:35:00Z">
                <m:rPr>
                  <m:sty m:val="p"/>
                </m:rPr>
                <w:rPr>
                  <w:rFonts w:ascii="Cambria Math" w:hAnsi="Cambria Math" w:hint="eastAsia"/>
                  <w:spacing w:val="6"/>
                  <w:kern w:val="0"/>
                  <w:sz w:val="24"/>
                </w:rPr>
                <m:t>SI</m:t>
              </w:del>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t-1</m:t>
            </m: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m:t>
                </m:r>
                <m:r>
                  <w:ins w:id="319" w:author="Shaun YIN" w:date="2025-11-05T15:35:00Z" w16du:dateUtc="2025-11-05T07:35:00Z">
                    <m:rPr>
                      <m:sty m:val="p"/>
                    </m:rPr>
                    <w:rPr>
                      <w:rFonts w:ascii="Cambria Math" w:hAnsi="Cambria Math"/>
                      <w:spacing w:val="6"/>
                      <w:kern w:val="0"/>
                      <w:sz w:val="24"/>
                    </w:rPr>
                    <m:t>FR</m:t>
                  </w:ins>
                </m:r>
                <m:r>
                  <w:del w:id="320" w:author="Shaun YIN" w:date="2025-11-05T15:35:00Z" w16du:dateUtc="2025-11-05T07:35:00Z">
                    <m:rPr>
                      <m:sty m:val="p"/>
                    </m:rPr>
                    <w:rPr>
                      <w:rFonts w:ascii="Cambria Math" w:hAnsi="Cambria Math"/>
                      <w:spacing w:val="6"/>
                      <w:kern w:val="0"/>
                      <w:sz w:val="24"/>
                    </w:rPr>
                    <m:t>SI</m:t>
                  </w:del>
                </m:r>
              </m:e>
              <m:sub>
                <m:r>
                  <m:rPr>
                    <m:sty m:val="p"/>
                  </m:rPr>
                  <w:rPr>
                    <w:rFonts w:ascii="Cambria Math" w:hAnsi="Cambria Math"/>
                    <w:spacing w:val="6"/>
                    <w:kern w:val="0"/>
                    <w:sz w:val="24"/>
                  </w:rPr>
                  <m:t>k,j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m:t>
                </m:r>
                <m:r>
                  <w:ins w:id="321" w:author="Shaun YIN" w:date="2025-11-05T15:35:00Z" w16du:dateUtc="2025-11-05T07:35:00Z">
                    <m:rPr>
                      <m:sty m:val="p"/>
                    </m:rPr>
                    <w:rPr>
                      <w:rFonts w:ascii="Cambria Math" w:hAnsi="Cambria Math"/>
                      <w:spacing w:val="6"/>
                      <w:kern w:val="0"/>
                      <w:sz w:val="24"/>
                    </w:rPr>
                    <m:t>FR</m:t>
                  </w:ins>
                </m:r>
                <m:r>
                  <w:del w:id="322" w:author="Shaun YIN" w:date="2025-11-05T15:35:00Z" w16du:dateUtc="2025-11-05T07:35:00Z">
                    <m:rPr>
                      <m:sty m:val="p"/>
                    </m:rPr>
                    <w:rPr>
                      <w:rFonts w:ascii="Cambria Math" w:hAnsi="Cambria Math"/>
                      <w:spacing w:val="6"/>
                      <w:kern w:val="0"/>
                      <w:sz w:val="24"/>
                    </w:rPr>
                    <m:t>SI</m:t>
                  </w:del>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nary>
      </m:oMath>
      <w:r>
        <w:rPr>
          <w:rFonts w:ascii="宋体" w:hAnsi="宋体" w:hint="eastAsia"/>
          <w:iCs/>
          <w:spacing w:val="6"/>
          <w:kern w:val="0"/>
          <w:sz w:val="24"/>
        </w:rPr>
        <w:t>。其中，</w:t>
      </w:r>
      <w:r>
        <w:rPr>
          <w:rFonts w:ascii="宋体" w:hAnsi="宋体" w:hint="eastAsia"/>
          <w:spacing w:val="6"/>
          <w:kern w:val="0"/>
          <w:sz w:val="24"/>
        </w:rPr>
        <w:t>k表示时间索引，k的取值范围</w:t>
      </w:r>
      <w:r>
        <w:rPr>
          <w:rFonts w:ascii="宋体" w:hAnsi="宋体" w:hint="eastAsia"/>
          <w:snapToGrid w:val="0"/>
          <w:sz w:val="24"/>
        </w:rPr>
        <w:t>是从0到t-1之间的</w:t>
      </w:r>
      <w:del w:id="323" w:author="Shaun YIN" w:date="2025-11-05T15:35:00Z" w16du:dateUtc="2025-11-05T07:35:00Z">
        <w:r w:rsidDel="0004451E">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w:proofErr w:type="spellStart"/>
      <w:r>
        <w:rPr>
          <w:rFonts w:ascii="宋体" w:hAnsi="宋体" w:hint="eastAsia"/>
          <w:spacing w:val="6"/>
          <w:kern w:val="0"/>
          <w:sz w:val="24"/>
        </w:rPr>
        <w:t>i</w:t>
      </w:r>
      <w:proofErr w:type="spellEnd"/>
      <w:r>
        <w:rPr>
          <w:rFonts w:ascii="宋体" w:hAnsi="宋体" w:hint="eastAsia"/>
          <w:spacing w:val="6"/>
          <w:kern w:val="0"/>
          <w:sz w:val="24"/>
        </w:rPr>
        <w:t>和j均表示子载波索引，</w:t>
      </w:r>
      <w:proofErr w:type="spellStart"/>
      <w:r>
        <w:rPr>
          <w:rFonts w:ascii="宋体" w:hAnsi="宋体" w:hint="eastAsia"/>
          <w:spacing w:val="6"/>
          <w:kern w:val="0"/>
          <w:sz w:val="24"/>
        </w:rPr>
        <w:t>i</w:t>
      </w:r>
      <w:proofErr w:type="spellEnd"/>
      <w:r>
        <w:rPr>
          <w:rFonts w:ascii="宋体" w:hAnsi="宋体" w:hint="eastAsia"/>
          <w:spacing w:val="6"/>
          <w:kern w:val="0"/>
          <w:sz w:val="24"/>
        </w:rPr>
        <w:t>和j的取值范围均为从0到n-1</w:t>
      </w:r>
      <w:r>
        <w:rPr>
          <w:rFonts w:ascii="宋体" w:hAnsi="宋体" w:hint="eastAsia"/>
          <w:snapToGrid w:val="0"/>
          <w:sz w:val="24"/>
        </w:rPr>
        <w:t>之间的</w:t>
      </w:r>
      <w:del w:id="324" w:author="Shaun YIN" w:date="2025-11-05T15:35:00Z" w16du:dateUtc="2025-11-05T07:35:00Z">
        <w:r w:rsidDel="0004451E">
          <w:rPr>
            <w:rFonts w:ascii="宋体" w:hAnsi="宋体" w:hint="eastAsia"/>
            <w:snapToGrid w:val="0"/>
            <w:sz w:val="24"/>
          </w:rPr>
          <w:delText>正</w:delText>
        </w:r>
      </w:del>
      <w:r>
        <w:rPr>
          <w:rFonts w:ascii="宋体" w:hAnsi="宋体" w:hint="eastAsia"/>
          <w:snapToGrid w:val="0"/>
          <w:sz w:val="24"/>
        </w:rPr>
        <w:t>整数</w:t>
      </w:r>
      <w:r>
        <w:rPr>
          <w:rFonts w:ascii="宋体" w:hAnsi="宋体" w:hint="eastAsia"/>
          <w:spacing w:val="6"/>
          <w:kern w:val="0"/>
          <w:sz w:val="24"/>
        </w:rPr>
        <w:t>。</w:t>
      </w:r>
      <m:oMath>
        <m:sSubSup>
          <m:sSubSupPr>
            <m:ctrlPr>
              <w:rPr>
                <w:rFonts w:ascii="Cambria Math" w:hAnsi="Cambria Math"/>
                <w:spacing w:val="6"/>
                <w:kern w:val="0"/>
                <w:sz w:val="24"/>
              </w:rPr>
            </m:ctrlPr>
          </m:sSubSupPr>
          <m:e>
            <m:r>
              <m:rPr>
                <m:sty m:val="p"/>
              </m:rPr>
              <w:rPr>
                <w:rFonts w:ascii="Cambria Math" w:hAnsi="Cambria Math"/>
                <w:spacing w:val="6"/>
                <w:kern w:val="0"/>
                <w:sz w:val="24"/>
              </w:rPr>
              <m:t>C</m:t>
            </m:r>
            <m:r>
              <w:ins w:id="325" w:author="Shaun YIN" w:date="2025-11-05T15:35:00Z" w16du:dateUtc="2025-11-05T07:35:00Z">
                <m:rPr>
                  <m:sty m:val="p"/>
                </m:rPr>
                <w:rPr>
                  <w:rFonts w:ascii="Cambria Math" w:hAnsi="Cambria Math"/>
                  <w:spacing w:val="6"/>
                  <w:kern w:val="0"/>
                  <w:sz w:val="24"/>
                </w:rPr>
                <m:t>FR</m:t>
              </w:ins>
            </m:r>
            <m:r>
              <w:del w:id="326" w:author="Shaun YIN" w:date="2025-11-05T15:35:00Z" w16du:dateUtc="2025-11-05T07:35:00Z">
                <m:rPr>
                  <m:sty m:val="p"/>
                </m:rPr>
                <w:rPr>
                  <w:rFonts w:ascii="Cambria Math" w:hAnsi="Cambria Math"/>
                  <w:spacing w:val="6"/>
                  <w:kern w:val="0"/>
                  <w:sz w:val="24"/>
                </w:rPr>
                <m:t>SI</m:t>
              </w:del>
            </m:r>
          </m:e>
          <m:sub>
            <m:r>
              <m:rPr>
                <m:sty m:val="p"/>
              </m:rPr>
              <w:rPr>
                <w:rFonts w:ascii="Cambria Math" w:hAnsi="Cambria Math"/>
                <w:spacing w:val="6"/>
                <w:kern w:val="0"/>
                <w:sz w:val="24"/>
              </w:rPr>
              <m:t>k,j</m:t>
            </m:r>
          </m:sub>
          <m:sup>
            <m:r>
              <m:rPr>
                <m:sty m:val="p"/>
              </m:rPr>
              <w:rPr>
                <w:rFonts w:ascii="Cambria Math" w:hAnsi="Cambria Math"/>
                <w:spacing w:val="6"/>
                <w:kern w:val="0"/>
                <w:sz w:val="24"/>
              </w:rPr>
              <m:t>T</m:t>
            </m:r>
          </m:sup>
        </m:sSubSup>
      </m:oMath>
      <w:r>
        <w:rPr>
          <w:rFonts w:ascii="宋体" w:hAnsi="宋体" w:hint="eastAsia"/>
          <w:iCs/>
          <w:spacing w:val="6"/>
          <w:kern w:val="0"/>
          <w:sz w:val="24"/>
        </w:rPr>
        <w:t>表示</w:t>
      </w:r>
      <w:r>
        <w:rPr>
          <w:rFonts w:ascii="宋体" w:hAnsi="宋体" w:hint="eastAsia"/>
          <w:spacing w:val="6"/>
          <w:kern w:val="0"/>
          <w:sz w:val="24"/>
        </w:rPr>
        <w:t>复数</w:t>
      </w:r>
      <w:del w:id="327" w:author="Shaun YIN" w:date="2025-11-05T15:35:00Z" w16du:dateUtc="2025-11-05T07:35:00Z">
        <w:r w:rsidDel="0004451E">
          <w:rPr>
            <w:rFonts w:ascii="宋体" w:hAnsi="宋体" w:hint="eastAsia"/>
            <w:snapToGrid w:val="0"/>
            <w:sz w:val="24"/>
          </w:rPr>
          <w:delText>CSI</w:delText>
        </w:r>
      </w:del>
      <w:ins w:id="328" w:author="Shaun YIN" w:date="2025-11-05T15:35:00Z" w16du:dateUtc="2025-11-05T07:35:00Z">
        <w:r w:rsidR="0004451E">
          <w:rPr>
            <w:rFonts w:ascii="宋体" w:hAnsi="宋体" w:hint="eastAsia"/>
            <w:snapToGrid w:val="0"/>
            <w:sz w:val="24"/>
          </w:rPr>
          <w:t>CFR</w:t>
        </w:r>
      </w:ins>
      <w:r>
        <w:rPr>
          <w:rFonts w:ascii="宋体" w:hAnsi="宋体" w:hint="eastAsia"/>
          <w:snapToGrid w:val="0"/>
          <w:sz w:val="24"/>
        </w:rPr>
        <w:t>数据的</w:t>
      </w:r>
      <w:r>
        <w:rPr>
          <w:rFonts w:ascii="宋体" w:hAnsi="宋体" w:hint="eastAsia"/>
          <w:spacing w:val="6"/>
          <w:kern w:val="0"/>
          <w:sz w:val="24"/>
        </w:rPr>
        <w:t>转置矩阵</w:t>
      </w:r>
      <w:r>
        <w:rPr>
          <w:rFonts w:ascii="宋体" w:hAnsi="宋体" w:hint="eastAsia"/>
          <w:snapToGrid w:val="0"/>
          <w:sz w:val="24"/>
        </w:rPr>
        <w:t>中第k+1行、第j+1列的元素。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m:t>
            </m:r>
            <m:r>
              <w:ins w:id="329" w:author="Shaun YIN" w:date="2025-11-05T15:35:00Z" w16du:dateUtc="2025-11-05T07:35:00Z">
                <m:rPr>
                  <m:sty m:val="p"/>
                </m:rPr>
                <w:rPr>
                  <w:rFonts w:ascii="Cambria Math" w:hAnsi="Cambria Math"/>
                  <w:spacing w:val="6"/>
                  <w:kern w:val="0"/>
                  <w:sz w:val="24"/>
                </w:rPr>
                <m:t>FR</m:t>
              </w:ins>
            </m:r>
            <m:r>
              <w:del w:id="330" w:author="Shaun YIN" w:date="2025-11-05T15:35:00Z" w16du:dateUtc="2025-11-05T07:35:00Z">
                <m:rPr>
                  <m:sty m:val="p"/>
                </m:rPr>
                <w:rPr>
                  <w:rFonts w:ascii="Cambria Math" w:hAnsi="Cambria Math"/>
                  <w:spacing w:val="6"/>
                  <w:kern w:val="0"/>
                  <w:sz w:val="24"/>
                </w:rPr>
                <m:t>SI</m:t>
              </w:del>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oMath>
      <w:r>
        <w:rPr>
          <w:rFonts w:ascii="宋体" w:hAnsi="宋体" w:hint="eastAsia"/>
          <w:iCs/>
          <w:spacing w:val="6"/>
          <w:kern w:val="0"/>
          <w:sz w:val="24"/>
        </w:rPr>
        <w:t>表示</w:t>
      </w:r>
      <w:r>
        <w:rPr>
          <w:rFonts w:ascii="宋体" w:hAnsi="宋体" w:hint="eastAsia"/>
          <w:spacing w:val="6"/>
          <w:kern w:val="0"/>
          <w:sz w:val="24"/>
        </w:rPr>
        <w:t>复数</w:t>
      </w:r>
      <w:del w:id="331" w:author="Shaun YIN" w:date="2025-11-05T15:35:00Z" w16du:dateUtc="2025-11-05T07:35:00Z">
        <w:r w:rsidDel="0004451E">
          <w:rPr>
            <w:rFonts w:ascii="宋体" w:hAnsi="宋体" w:hint="eastAsia"/>
            <w:snapToGrid w:val="0"/>
            <w:sz w:val="24"/>
          </w:rPr>
          <w:delText>CSI</w:delText>
        </w:r>
      </w:del>
      <w:ins w:id="332" w:author="Shaun YIN" w:date="2025-11-05T15:35:00Z" w16du:dateUtc="2025-11-05T07:35:00Z">
        <w:r w:rsidR="0004451E">
          <w:rPr>
            <w:rFonts w:ascii="宋体" w:hAnsi="宋体" w:hint="eastAsia"/>
            <w:snapToGrid w:val="0"/>
            <w:sz w:val="24"/>
          </w:rPr>
          <w:t>CFR</w:t>
        </w:r>
      </w:ins>
      <w:r>
        <w:rPr>
          <w:rFonts w:ascii="宋体" w:hAnsi="宋体" w:hint="eastAsia"/>
          <w:snapToGrid w:val="0"/>
          <w:sz w:val="24"/>
        </w:rPr>
        <w:t>数据的</w:t>
      </w:r>
      <w:r>
        <w:rPr>
          <w:rFonts w:ascii="宋体" w:hAnsi="宋体" w:hint="eastAsia"/>
          <w:spacing w:val="6"/>
          <w:kern w:val="0"/>
          <w:sz w:val="24"/>
        </w:rPr>
        <w:t>转置矩阵</w:t>
      </w:r>
      <w:r>
        <w:rPr>
          <w:rFonts w:ascii="宋体" w:hAnsi="宋体" w:hint="eastAsia"/>
          <w:snapToGrid w:val="0"/>
          <w:sz w:val="24"/>
        </w:rPr>
        <w:t>中第k+1行、第i+1列的元素。</w:t>
      </w:r>
    </w:p>
    <w:p w14:paraId="24160CDA" w14:textId="6E355345"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当</w:t>
      </w:r>
      <w:proofErr w:type="spellStart"/>
      <w:r>
        <w:rPr>
          <w:rFonts w:ascii="宋体" w:hAnsi="宋体" w:hint="eastAsia"/>
          <w:spacing w:val="6"/>
          <w:kern w:val="0"/>
          <w:sz w:val="24"/>
        </w:rPr>
        <w:t>i</w:t>
      </w:r>
      <w:proofErr w:type="spellEnd"/>
      <w:r>
        <w:rPr>
          <w:rFonts w:ascii="宋体" w:hAnsi="宋体" w:hint="eastAsia"/>
          <w:spacing w:val="6"/>
          <w:kern w:val="0"/>
          <w:sz w:val="24"/>
        </w:rPr>
        <w:t>＝j时，</w:t>
      </w:r>
      <m:oMath>
        <m:sSubSup>
          <m:sSubSupPr>
            <m:ctrlPr>
              <w:rPr>
                <w:rFonts w:ascii="Cambria Math" w:hAnsi="Cambria Math"/>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m:t>
            </m:r>
            <m:r>
              <w:ins w:id="333" w:author="Shaun YIN" w:date="2025-11-05T15:36:00Z" w16du:dateUtc="2025-11-05T07:36:00Z">
                <m:rPr>
                  <m:sty m:val="p"/>
                </m:rPr>
                <w:rPr>
                  <w:rFonts w:ascii="Cambria Math" w:hAnsi="Cambria Math"/>
                  <w:spacing w:val="6"/>
                  <w:kern w:val="0"/>
                  <w:sz w:val="24"/>
                </w:rPr>
                <m:t>FR</m:t>
              </w:ins>
            </m:r>
            <m:r>
              <w:del w:id="334" w:author="Shaun YIN" w:date="2025-11-05T15:36:00Z" w16du:dateUtc="2025-11-05T07:36:00Z">
                <m:rPr>
                  <m:sty m:val="p"/>
                </m:rPr>
                <w:rPr>
                  <w:rFonts w:ascii="Cambria Math" w:hAnsi="Cambria Math" w:hint="eastAsia"/>
                  <w:spacing w:val="6"/>
                  <w:kern w:val="0"/>
                  <w:sz w:val="24"/>
                </w:rPr>
                <m:t>SI</m:t>
              </w:del>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nary>
          <m:naryPr>
            <m:chr m:val="∑"/>
            <m:limLoc m:val="undOvr"/>
            <m:grow m:val="1"/>
            <m:ctrlPr>
              <w:rPr>
                <w:rFonts w:ascii="Cambria Math" w:hAnsi="Cambria Math"/>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t-1</m:t>
            </m: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m:t>
                </m:r>
                <m:r>
                  <w:ins w:id="335" w:author="Shaun YIN" w:date="2025-11-05T15:36:00Z" w16du:dateUtc="2025-11-05T07:36:00Z">
                    <m:rPr>
                      <m:sty m:val="p"/>
                    </m:rPr>
                    <w:rPr>
                      <w:rFonts w:ascii="Cambria Math" w:hAnsi="Cambria Math"/>
                      <w:spacing w:val="6"/>
                      <w:kern w:val="0"/>
                      <w:sz w:val="24"/>
                    </w:rPr>
                    <m:t>FR</m:t>
                  </w:ins>
                </m:r>
                <m:r>
                  <w:del w:id="336" w:author="Shaun YIN" w:date="2025-11-05T15:36:00Z" w16du:dateUtc="2025-11-05T07:36:00Z">
                    <m:rPr>
                      <m:sty m:val="p"/>
                    </m:rPr>
                    <w:rPr>
                      <w:rFonts w:ascii="Cambria Math" w:hAnsi="Cambria Math"/>
                      <w:spacing w:val="6"/>
                      <w:kern w:val="0"/>
                      <w:sz w:val="24"/>
                    </w:rPr>
                    <m:t>SI</m:t>
                  </w:del>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nary>
      </m:oMath>
      <w:r>
        <w:rPr>
          <w:rFonts w:ascii="宋体" w:hAnsi="宋体" w:hint="eastAsia"/>
          <w:spacing w:val="6"/>
          <w:kern w:val="0"/>
          <w:sz w:val="24"/>
        </w:rPr>
        <w:t>。</w:t>
      </w:r>
    </w:p>
    <w:p w14:paraId="7CF7D305" w14:textId="082A5F31"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iCs/>
          <w:spacing w:val="6"/>
          <w:kern w:val="0"/>
          <w:sz w:val="24"/>
        </w:rPr>
        <w:t>当</w:t>
      </w:r>
      <w:proofErr w:type="spellStart"/>
      <w:r>
        <w:rPr>
          <w:rFonts w:ascii="宋体" w:hAnsi="宋体" w:hint="eastAsia"/>
          <w:iCs/>
          <w:spacing w:val="6"/>
          <w:kern w:val="0"/>
          <w:sz w:val="24"/>
        </w:rPr>
        <w:t>i</w:t>
      </w:r>
      <w:proofErr w:type="spellEnd"/>
      <w:r>
        <w:rPr>
          <w:rFonts w:ascii="宋体" w:hAnsi="宋体" w:hint="eastAsia"/>
          <w:iCs/>
          <w:spacing w:val="6"/>
          <w:kern w:val="0"/>
          <w:sz w:val="24"/>
        </w:rPr>
        <w:t>＞j时，</w:t>
      </w:r>
      <m:oMath>
        <m:sSubSup>
          <m:sSubSupPr>
            <m:ctrlPr>
              <w:rPr>
                <w:rFonts w:ascii="Cambria Math" w:hAnsi="Cambria Math"/>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m:t>
            </m:r>
            <m:r>
              <w:ins w:id="337" w:author="Shaun YIN" w:date="2025-11-05T15:37:00Z" w16du:dateUtc="2025-11-05T07:37:00Z">
                <m:rPr>
                  <m:sty m:val="p"/>
                </m:rPr>
                <w:rPr>
                  <w:rFonts w:ascii="Cambria Math" w:hAnsi="Cambria Math"/>
                  <w:spacing w:val="6"/>
                  <w:kern w:val="0"/>
                  <w:sz w:val="24"/>
                </w:rPr>
                <m:t>FR</m:t>
              </w:ins>
            </m:r>
            <m:r>
              <w:del w:id="338" w:author="Shaun YIN" w:date="2025-11-05T15:37:00Z" w16du:dateUtc="2025-11-05T07:37:00Z">
                <m:rPr>
                  <m:sty m:val="p"/>
                </m:rPr>
                <w:rPr>
                  <w:rFonts w:ascii="Cambria Math" w:hAnsi="Cambria Math" w:hint="eastAsia"/>
                  <w:spacing w:val="6"/>
                  <w:kern w:val="0"/>
                  <w:sz w:val="24"/>
                </w:rPr>
                <m:t>SI</m:t>
              </w:del>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oMath>
      <w:r>
        <w:rPr>
          <w:rFonts w:ascii="宋体" w:hAnsi="宋体" w:hint="eastAsia"/>
          <w:spacing w:val="6"/>
          <w:kern w:val="0"/>
          <w:sz w:val="24"/>
        </w:rPr>
        <w:t>＝0。</w:t>
      </w:r>
    </w:p>
    <w:p w14:paraId="4A676020" w14:textId="77B5E508" w:rsidR="00D63461"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spacing w:val="6"/>
          <w:kern w:val="0"/>
          <w:sz w:val="24"/>
        </w:rPr>
        <w:t>ΔC</w:t>
      </w:r>
      <w:ins w:id="339" w:author="Shaun YIN" w:date="2025-11-05T15:37:00Z" w16du:dateUtc="2025-11-05T07:37:00Z">
        <w:r w:rsidR="00A30921">
          <w:rPr>
            <w:rFonts w:ascii="宋体" w:hAnsi="宋体" w:hint="eastAsia"/>
            <w:spacing w:val="6"/>
            <w:kern w:val="0"/>
            <w:sz w:val="24"/>
          </w:rPr>
          <w:t>FR</w:t>
        </w:r>
      </w:ins>
      <w:del w:id="340" w:author="Shaun YIN" w:date="2025-11-05T15:37:00Z" w16du:dateUtc="2025-11-05T07:37:00Z">
        <w:r w:rsidDel="00A30921">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是一个上斜三角矩阵，下斜三角是全0元素。</w:t>
      </w:r>
    </w:p>
    <w:p w14:paraId="7ADF8875" w14:textId="411B576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72</w:t>
      </w:r>
      <w:r>
        <w:rPr>
          <w:rFonts w:ascii="宋体" w:hAnsi="宋体"/>
          <w:spacing w:val="6"/>
          <w:kern w:val="0"/>
          <w:sz w:val="24"/>
        </w:rPr>
        <w:t>：</w:t>
      </w:r>
      <w:r>
        <w:rPr>
          <w:rFonts w:ascii="宋体" w:hAnsi="宋体" w:hint="eastAsia"/>
          <w:spacing w:val="6"/>
          <w:kern w:val="0"/>
          <w:sz w:val="24"/>
        </w:rPr>
        <w:t>计算</w:t>
      </w:r>
      <w:r>
        <w:rPr>
          <w:rFonts w:ascii="宋体" w:hAnsi="宋体" w:hint="eastAsia"/>
          <w:snapToGrid w:val="0"/>
          <w:sz w:val="24"/>
        </w:rPr>
        <w:t>复数</w:t>
      </w:r>
      <w:del w:id="341" w:author="Shaun YIN" w:date="2025-11-05T15:37:00Z" w16du:dateUtc="2025-11-05T07:37:00Z">
        <w:r w:rsidDel="002F5377">
          <w:rPr>
            <w:rFonts w:ascii="宋体" w:hAnsi="宋体" w:hint="eastAsia"/>
            <w:snapToGrid w:val="0"/>
            <w:sz w:val="24"/>
          </w:rPr>
          <w:delText>CSI</w:delText>
        </w:r>
      </w:del>
      <w:ins w:id="342" w:author="Shaun YIN" w:date="2025-11-05T15:37:00Z" w16du:dateUtc="2025-11-05T07:37:00Z">
        <w:r w:rsidR="002F5377">
          <w:rPr>
            <w:rFonts w:ascii="宋体" w:hAnsi="宋体" w:hint="eastAsia"/>
            <w:snapToGrid w:val="0"/>
            <w:sz w:val="24"/>
          </w:rPr>
          <w:t>CFR</w:t>
        </w:r>
      </w:ins>
      <w:r>
        <w:rPr>
          <w:rFonts w:ascii="宋体" w:hAnsi="宋体" w:hint="eastAsia"/>
          <w:snapToGrid w:val="0"/>
          <w:sz w:val="24"/>
        </w:rPr>
        <w:t>数据</w:t>
      </w:r>
      <w:r>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m:t>
            </m:r>
            <m:r>
              <w:ins w:id="343" w:author="Shaun YIN" w:date="2025-11-05T15:37:00Z" w16du:dateUtc="2025-11-05T07:37:00Z">
                <m:rPr>
                  <m:sty m:val="p"/>
                </m:rPr>
                <w:rPr>
                  <w:rFonts w:ascii="Cambria Math" w:hAnsi="Cambria Math"/>
                  <w:spacing w:val="6"/>
                  <w:kern w:val="0"/>
                  <w:sz w:val="24"/>
                </w:rPr>
                <m:t>FR</m:t>
              </w:ins>
            </m:r>
            <m:r>
              <w:del w:id="344" w:author="Shaun YIN" w:date="2025-11-05T15:37:00Z" w16du:dateUtc="2025-11-05T07:37:00Z">
                <m:rPr>
                  <m:sty m:val="p"/>
                </m:rPr>
                <w:rPr>
                  <w:rFonts w:ascii="Cambria Math" w:hAnsi="Cambria Math"/>
                  <w:spacing w:val="6"/>
                  <w:kern w:val="0"/>
                  <w:sz w:val="24"/>
                </w:rPr>
                <m:t>SI</m:t>
              </w:del>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Pr>
          <w:rFonts w:ascii="宋体" w:hAnsi="宋体"/>
          <w:spacing w:val="6"/>
          <w:kern w:val="0"/>
          <w:sz w:val="24"/>
        </w:rPr>
        <w:t>的差分</w:t>
      </w:r>
      <w:r>
        <w:rPr>
          <w:rFonts w:ascii="宋体" w:hAnsi="宋体" w:hint="eastAsia"/>
          <w:spacing w:val="6"/>
          <w:kern w:val="0"/>
          <w:sz w:val="24"/>
        </w:rPr>
        <w:t>矩阵ΔC</w:t>
      </w:r>
      <w:ins w:id="345" w:author="Shaun YIN" w:date="2025-11-05T15:37:00Z" w16du:dateUtc="2025-11-05T07:37:00Z">
        <w:r w:rsidR="002F5377">
          <w:rPr>
            <w:rFonts w:ascii="宋体" w:hAnsi="宋体" w:hint="eastAsia"/>
            <w:spacing w:val="6"/>
            <w:kern w:val="0"/>
            <w:sz w:val="24"/>
          </w:rPr>
          <w:t>FR</w:t>
        </w:r>
      </w:ins>
      <w:del w:id="346" w:author="Shaun YIN" w:date="2025-11-05T15:37:00Z" w16du:dateUtc="2025-11-05T07:37:00Z">
        <w:r w:rsidDel="002F5377">
          <w:rPr>
            <w:rFonts w:ascii="宋体" w:hAnsi="宋体" w:hint="eastAsia"/>
            <w:spacing w:val="6"/>
            <w:kern w:val="0"/>
            <w:sz w:val="24"/>
          </w:rPr>
          <w:delText>SI</w:delText>
        </w:r>
      </w:del>
      <w:r>
        <w:rPr>
          <w:rFonts w:ascii="宋体" w:hAnsi="宋体" w:hint="eastAsia"/>
          <w:spacing w:val="6"/>
          <w:kern w:val="0"/>
          <w:sz w:val="24"/>
          <w:vertAlign w:val="superscript"/>
        </w:rPr>
        <w:t>T</w:t>
      </w:r>
      <w:r>
        <w:rPr>
          <w:rFonts w:ascii="宋体" w:hAnsi="宋体" w:hint="eastAsia"/>
          <w:spacing w:val="6"/>
          <w:kern w:val="0"/>
          <w:sz w:val="24"/>
        </w:rPr>
        <w:t>中</w:t>
      </w:r>
      <w:r>
        <w:rPr>
          <w:rFonts w:ascii="宋体" w:hAnsi="宋体"/>
          <w:spacing w:val="6"/>
          <w:kern w:val="0"/>
          <w:sz w:val="24"/>
        </w:rPr>
        <w:t>的</w:t>
      </w:r>
      <w:r>
        <w:rPr>
          <w:rFonts w:ascii="宋体" w:hAnsi="宋体" w:hint="eastAsia"/>
          <w:spacing w:val="6"/>
          <w:kern w:val="0"/>
          <w:sz w:val="24"/>
        </w:rPr>
        <w:t>子载波位置在后的j</w:t>
      </w:r>
      <w:r>
        <w:rPr>
          <w:rFonts w:ascii="宋体" w:hAnsi="宋体"/>
          <w:spacing w:val="6"/>
          <w:kern w:val="0"/>
          <w:sz w:val="24"/>
        </w:rPr>
        <w:t>位置相对于</w:t>
      </w:r>
      <w:r>
        <w:rPr>
          <w:rFonts w:ascii="宋体" w:hAnsi="宋体" w:hint="eastAsia"/>
          <w:spacing w:val="6"/>
          <w:kern w:val="0"/>
          <w:sz w:val="24"/>
        </w:rPr>
        <w:t>子载波位置在前的</w:t>
      </w:r>
      <w:proofErr w:type="spellStart"/>
      <w:r>
        <w:rPr>
          <w:rFonts w:ascii="宋体" w:hAnsi="宋体" w:hint="eastAsia"/>
          <w:spacing w:val="6"/>
          <w:kern w:val="0"/>
          <w:sz w:val="24"/>
        </w:rPr>
        <w:t>i</w:t>
      </w:r>
      <w:proofErr w:type="spellEnd"/>
      <w:r>
        <w:rPr>
          <w:rFonts w:ascii="宋体" w:hAnsi="宋体"/>
          <w:spacing w:val="6"/>
          <w:kern w:val="0"/>
          <w:sz w:val="24"/>
        </w:rPr>
        <w:t>位置的</w:t>
      </w:r>
      <w:r>
        <w:rPr>
          <w:rFonts w:ascii="宋体" w:hAnsi="宋体" w:hint="eastAsia"/>
          <w:spacing w:val="6"/>
          <w:kern w:val="0"/>
          <w:sz w:val="24"/>
        </w:rPr>
        <w:t>第四</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Pr>
          <w:rFonts w:ascii="宋体" w:hAnsi="宋体" w:hint="eastAsia"/>
          <w:spacing w:val="6"/>
          <w:kern w:val="0"/>
          <w:sz w:val="24"/>
        </w:rPr>
        <w:t>，</w:t>
      </w:r>
      <w:r>
        <w:rPr>
          <w:rFonts w:ascii="宋体" w:hAnsi="宋体" w:hint="eastAsia"/>
          <w:iCs/>
          <w:spacing w:val="6"/>
          <w:kern w:val="0"/>
          <w:sz w:val="24"/>
        </w:rPr>
        <w:t>其中</w:t>
      </w:r>
      <w:proofErr w:type="spellStart"/>
      <w:r>
        <w:rPr>
          <w:rFonts w:ascii="宋体" w:hAnsi="宋体" w:hint="eastAsia"/>
          <w:iCs/>
          <w:spacing w:val="6"/>
          <w:kern w:val="0"/>
          <w:sz w:val="24"/>
        </w:rPr>
        <w:t>i</w:t>
      </w:r>
      <w:proofErr w:type="spellEnd"/>
      <w:r>
        <w:rPr>
          <w:rFonts w:ascii="宋体" w:hAnsi="宋体" w:hint="eastAsia"/>
          <w:iCs/>
          <w:spacing w:val="6"/>
          <w:kern w:val="0"/>
          <w:sz w:val="24"/>
        </w:rPr>
        <w:t>和j均为</w:t>
      </w:r>
      <w:del w:id="347" w:author="Shaun YIN" w:date="2025-11-05T15:37:00Z" w16du:dateUtc="2025-11-05T07:37:00Z">
        <w:r w:rsidDel="002F5377">
          <w:rPr>
            <w:rFonts w:ascii="宋体" w:hAnsi="宋体" w:hint="eastAsia"/>
            <w:iCs/>
            <w:spacing w:val="6"/>
            <w:kern w:val="0"/>
            <w:sz w:val="24"/>
          </w:rPr>
          <w:delText>正</w:delText>
        </w:r>
      </w:del>
      <w:r>
        <w:rPr>
          <w:rFonts w:ascii="宋体" w:hAnsi="宋体" w:hint="eastAsia"/>
          <w:iCs/>
          <w:spacing w:val="6"/>
          <w:kern w:val="0"/>
          <w:sz w:val="24"/>
        </w:rPr>
        <w:t>整数，且0≤</w:t>
      </w:r>
      <w:proofErr w:type="spellStart"/>
      <w:r>
        <w:rPr>
          <w:rFonts w:ascii="宋体" w:hAnsi="宋体" w:hint="eastAsia"/>
          <w:iCs/>
          <w:spacing w:val="6"/>
          <w:kern w:val="0"/>
          <w:sz w:val="24"/>
        </w:rPr>
        <w:t>i</w:t>
      </w:r>
      <w:proofErr w:type="spellEnd"/>
      <w:r>
        <w:rPr>
          <w:rFonts w:ascii="宋体" w:hAnsi="宋体" w:hint="eastAsia"/>
          <w:iCs/>
          <w:spacing w:val="6"/>
          <w:kern w:val="0"/>
          <w:sz w:val="24"/>
        </w:rPr>
        <w:t>＜j≤n-1</w:t>
      </w:r>
      <w:r>
        <w:rPr>
          <w:rFonts w:ascii="宋体" w:hAnsi="宋体" w:hint="eastAsia"/>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ηηηη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ascii="Cambria Math" w:hAnsi="Cambria Math" w:hint="eastAsia"/>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FR</m:t>
                        </m:r>
                      </m:e>
                      <m:sub>
                        <m:r>
                          <m:rPr>
                            <m:sty m:val="p"/>
                          </m:rPr>
                          <w:rPr>
                            <w:rFonts w:ascii="Cambria Math" w:hAnsi="Cambria Math"/>
                            <w:spacing w:val="6"/>
                            <w:kern w:val="0"/>
                            <w:sz w:val="24"/>
                          </w:rPr>
                          <m:t>i,j</m:t>
                        </m:r>
                      </m:sub>
                    </m:sSub>
                  </m:e>
                </m:d>
              </m:e>
              <m:sub>
                <m:r>
                  <m:rPr>
                    <m:sty m:val="p"/>
                  </m:rPr>
                  <w:rPr>
                    <w:rFonts w:ascii="Cambria Math" w:hAnsi="Cambria Math"/>
                    <w:spacing w:val="6"/>
                    <w:kern w:val="0"/>
                    <w:sz w:val="24"/>
                  </w:rPr>
                  <m:t>β</m:t>
                </m:r>
              </m:sub>
            </m:sSub>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ascii="Cambria Math" w:hAnsi="Cambria Math" w:hint="eastAsia"/>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j,j</m:t>
                        </m:r>
                      </m:sub>
                    </m:sSub>
                  </m:e>
                </m:d>
              </m:e>
              <m:sub>
                <m:r>
                  <m:rPr>
                    <m:sty m:val="p"/>
                  </m:rPr>
                  <w:rPr>
                    <w:rFonts w:ascii="Cambria Math" w:hAnsi="Cambria Math"/>
                    <w:spacing w:val="6"/>
                    <w:kern w:val="0"/>
                    <w:sz w:val="24"/>
                  </w:rPr>
                  <m:t>β</m:t>
                </m:r>
              </m:sub>
            </m:sSub>
          </m:den>
        </m:f>
      </m:oMath>
      <w:r>
        <w:rPr>
          <w:rFonts w:ascii="宋体" w:hAnsi="宋体" w:hint="eastAsia"/>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del w:id="348" w:author="Shaun YIN" w:date="2025-11-05T15:37:00Z" w16du:dateUtc="2025-11-05T07:37:00Z">
                <m:rPr>
                  <m:sty m:val="p"/>
                </m:rPr>
                <w:rPr>
                  <w:rFonts w:ascii="Cambria Math" w:hAnsi="Cambria Math"/>
                  <w:spacing w:val="6"/>
                  <w:kern w:val="0"/>
                  <w:sz w:val="24"/>
                </w:rPr>
                <m:t>β</m:t>
              </w:del>
            </m:r>
            <m:r>
              <w:ins w:id="349" w:author="Shaun YIN" w:date="2025-11-05T15:37:00Z" w16du:dateUtc="2025-11-05T07:37:00Z">
                <m:rPr>
                  <m:sty m:val="p"/>
                </m:rPr>
                <w:rPr>
                  <w:rFonts w:ascii="Cambria Math" w:hAnsi="Cambria Math"/>
                  <w:spacing w:val="6"/>
                  <w:kern w:val="0"/>
                  <w:sz w:val="24"/>
                </w:rPr>
                <m:t>p</m:t>
              </w:ins>
            </m:r>
          </m:sub>
        </m:sSub>
      </m:oMath>
      <w:r>
        <w:rPr>
          <w:rFonts w:ascii="宋体" w:hAnsi="宋体" w:hint="eastAsia"/>
          <w:spacing w:val="6"/>
          <w:kern w:val="0"/>
          <w:sz w:val="24"/>
        </w:rPr>
        <w:t>表示向量的p范数（称为在子载波维度的第四范数），p为正整数。步骤S61中的第三范数是对相邻的子载波做差分后计算p范数，</w:t>
      </w:r>
      <w:r>
        <w:rPr>
          <w:rFonts w:ascii="宋体" w:hAnsi="宋体" w:hint="eastAsia"/>
          <w:spacing w:val="6"/>
          <w:kern w:val="0"/>
          <w:sz w:val="24"/>
        </w:rPr>
        <w:lastRenderedPageBreak/>
        <w:t>本步骤中的第四范数是将当前的子载波</w:t>
      </w:r>
      <w:proofErr w:type="gramStart"/>
      <w:r>
        <w:rPr>
          <w:rFonts w:ascii="宋体" w:hAnsi="宋体" w:hint="eastAsia"/>
          <w:spacing w:val="6"/>
          <w:kern w:val="0"/>
          <w:sz w:val="24"/>
        </w:rPr>
        <w:t>和之前</w:t>
      </w:r>
      <w:proofErr w:type="gramEnd"/>
      <w:r>
        <w:rPr>
          <w:rFonts w:ascii="宋体" w:hAnsi="宋体" w:hint="eastAsia"/>
          <w:spacing w:val="6"/>
          <w:kern w:val="0"/>
          <w:sz w:val="24"/>
        </w:rPr>
        <w:t>所有的子载波做差分后计算p范数。</w:t>
      </w:r>
    </w:p>
    <w:p w14:paraId="6C82F2BA" w14:textId="6AAC892E" w:rsidR="00D63461" w:rsidRPr="00B3007D"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spacing w:val="6"/>
          <w:kern w:val="0"/>
          <w:sz w:val="24"/>
        </w:rPr>
        <w:t>步骤S</w:t>
      </w:r>
      <w:r>
        <w:rPr>
          <w:rFonts w:ascii="宋体" w:hAnsi="宋体" w:hint="eastAsia"/>
          <w:spacing w:val="6"/>
          <w:kern w:val="0"/>
          <w:sz w:val="24"/>
        </w:rPr>
        <w:t>73</w:t>
      </w:r>
      <w:r>
        <w:rPr>
          <w:rFonts w:ascii="宋体" w:hAnsi="宋体"/>
          <w:spacing w:val="6"/>
          <w:kern w:val="0"/>
          <w:sz w:val="24"/>
        </w:rPr>
        <w:t>：使用</w:t>
      </w:r>
      <w:r>
        <w:rPr>
          <w:rFonts w:ascii="宋体" w:hAnsi="宋体" w:hint="eastAsia"/>
          <w:spacing w:val="6"/>
          <w:kern w:val="0"/>
          <w:sz w:val="24"/>
        </w:rPr>
        <w:t>第四</w:t>
      </w:r>
      <w:r>
        <w:rPr>
          <w:rFonts w:ascii="宋体" w:hAnsi="宋体"/>
          <w:spacing w:val="6"/>
          <w:kern w:val="0"/>
          <w:sz w:val="24"/>
        </w:rPr>
        <w:t>变化率</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Pr>
          <w:rFonts w:ascii="宋体" w:hAnsi="宋体"/>
          <w:spacing w:val="6"/>
          <w:kern w:val="0"/>
          <w:sz w:val="24"/>
        </w:rPr>
        <w:t>和</w:t>
      </w:r>
      <w:r>
        <w:rPr>
          <w:rFonts w:ascii="宋体" w:hAnsi="宋体" w:hint="eastAsia"/>
          <w:spacing w:val="6"/>
          <w:kern w:val="0"/>
          <w:sz w:val="24"/>
        </w:rPr>
        <w:t>第四</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2</m:t>
            </m:r>
          </m:sub>
        </m:sSub>
      </m:oMath>
      <w:r>
        <w:rPr>
          <w:rFonts w:ascii="宋体" w:hAnsi="宋体"/>
          <w:spacing w:val="6"/>
          <w:kern w:val="0"/>
          <w:sz w:val="24"/>
        </w:rPr>
        <w:t>计算</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r>
        <w:rPr>
          <w:rFonts w:ascii="宋体" w:hAnsi="宋体" w:hint="eastAsia"/>
          <w:spacing w:val="6"/>
          <w:kern w:val="0"/>
          <w:sz w:val="24"/>
          <w:vertAlign w:val="subscript"/>
        </w:rPr>
        <w:t>j</w:t>
      </w:r>
      <w:proofErr w:type="spellEnd"/>
      <w:r>
        <w:rPr>
          <w:rFonts w:ascii="宋体" w:hAnsi="宋体" w:hint="eastAsia"/>
          <w:spacing w:val="6"/>
          <w:kern w:val="0"/>
          <w:sz w:val="24"/>
        </w:rPr>
        <w:t>。初始化的scVec_CFR</w:t>
      </w:r>
      <w:r>
        <w:rPr>
          <w:rFonts w:ascii="宋体" w:hAnsi="宋体" w:hint="eastAsia"/>
          <w:spacing w:val="6"/>
          <w:kern w:val="0"/>
          <w:sz w:val="24"/>
          <w:vertAlign w:val="subscript"/>
        </w:rPr>
        <w:t>0</w:t>
      </w:r>
      <w:r>
        <w:rPr>
          <w:rFonts w:ascii="宋体" w:hAnsi="宋体" w:hint="eastAsia"/>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s2</m:t>
            </m:r>
          </m:sub>
        </m:sSub>
      </m:oMath>
      <w:ins w:id="350" w:author="Shaun YIN" w:date="2025-11-05T15:38:00Z" w16du:dateUtc="2025-11-05T07:38:00Z">
        <w:r w:rsidR="00B3007D">
          <w:rPr>
            <w:rFonts w:ascii="宋体" w:hAnsi="宋体" w:hint="eastAsia"/>
            <w:iCs/>
            <w:spacing w:val="6"/>
            <w:kern w:val="0"/>
            <w:sz w:val="24"/>
          </w:rPr>
          <w:t>时</w:t>
        </w:r>
      </w:ins>
      <w:r>
        <w:rPr>
          <w:rFonts w:ascii="宋体" w:hAnsi="宋体" w:hint="eastAsia"/>
          <w:spacing w:val="6"/>
          <w:kern w:val="0"/>
          <w:sz w:val="24"/>
        </w:rPr>
        <w:t>，对于所有满足条件的</w:t>
      </w:r>
      <w:proofErr w:type="spellStart"/>
      <w:r>
        <w:rPr>
          <w:rFonts w:ascii="宋体" w:hAnsi="宋体"/>
          <w:spacing w:val="6"/>
          <w:kern w:val="0"/>
          <w:sz w:val="24"/>
        </w:rPr>
        <w:t>i</w:t>
      </w:r>
      <w:proofErr w:type="spellEnd"/>
      <w:r>
        <w:rPr>
          <w:rFonts w:ascii="宋体" w:hAnsi="宋体" w:hint="eastAsia"/>
          <w:spacing w:val="6"/>
          <w:kern w:val="0"/>
          <w:sz w:val="24"/>
        </w:rPr>
        <w:t>，取</w:t>
      </w:r>
      <w:proofErr w:type="spellStart"/>
      <w:r>
        <w:rPr>
          <w:rFonts w:ascii="宋体" w:hAnsi="宋体"/>
          <w:spacing w:val="6"/>
          <w:kern w:val="0"/>
          <w:sz w:val="24"/>
        </w:rPr>
        <w:t>i</w:t>
      </w:r>
      <w:proofErr w:type="spellEnd"/>
      <w:r>
        <w:rPr>
          <w:rFonts w:ascii="宋体" w:hAnsi="宋体" w:hint="eastAsia"/>
          <w:spacing w:val="6"/>
          <w:kern w:val="0"/>
          <w:sz w:val="24"/>
        </w:rPr>
        <w:t>的最大值</w:t>
      </w:r>
      <w:r>
        <w:rPr>
          <w:rFonts w:ascii="宋体" w:hAnsi="宋体"/>
          <w:spacing w:val="6"/>
          <w:kern w:val="0"/>
          <w:sz w:val="24"/>
        </w:rPr>
        <w:t>max</w:t>
      </w:r>
      <w:r>
        <w:rPr>
          <w:rFonts w:ascii="宋体" w:hAnsi="宋体" w:hint="eastAsia"/>
          <w:spacing w:val="6"/>
          <w:kern w:val="0"/>
          <w:sz w:val="24"/>
        </w:rPr>
        <w:t>(</w:t>
      </w:r>
      <w:proofErr w:type="spellStart"/>
      <w:r>
        <w:rPr>
          <w:rFonts w:ascii="宋体" w:hAnsi="宋体"/>
          <w:spacing w:val="6"/>
          <w:kern w:val="0"/>
          <w:sz w:val="24"/>
        </w:rPr>
        <w:t>i</w:t>
      </w:r>
      <w:proofErr w:type="spellEnd"/>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ascii="Cambria Math" w:hAnsi="Cambria Math" w:hint="eastAsia"/>
                <w:spacing w:val="6"/>
                <w:kern w:val="0"/>
                <w:sz w:val="24"/>
              </w:rPr>
              <m: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ascii="Cambria Math" w:hAnsi="Cambria Math" w:hint="eastAsia"/>
                <w:spacing w:val="6"/>
                <w:kern w:val="0"/>
                <w:sz w:val="24"/>
              </w:rPr>
              <m:t>cVec</m:t>
            </m:r>
          </m:e>
          <m:sub>
            <m:r>
              <m:rPr>
                <m:sty m:val="p"/>
              </m:rPr>
              <w:rPr>
                <w:rFonts w:ascii="Cambria Math" w:hAnsi="Cambria Math" w:hint="eastAsia"/>
                <w:spacing w:val="6"/>
                <w:kern w:val="0"/>
                <w:sz w:val="24"/>
              </w:rPr>
              <m:t>max</m:t>
            </m:r>
            <m:r>
              <m:rPr>
                <m:sty m:val="p"/>
              </m:rPr>
              <w:rPr>
                <w:rFonts w:ascii="Cambria Math" w:hAnsi="Cambria Math"/>
                <w:spacing w:val="6"/>
                <w:kern w:val="0"/>
                <w:sz w:val="24"/>
              </w:rPr>
              <m:t>(</m:t>
            </m:r>
            <m:r>
              <m:rPr>
                <m:sty m:val="p"/>
              </m:rPr>
              <w:rPr>
                <w:rFonts w:ascii="Cambria Math" w:hAnsi="Cambria Math" w:hint="eastAsia"/>
                <w:spacing w:val="6"/>
                <w:kern w:val="0"/>
                <w:sz w:val="24"/>
              </w:rPr>
              <m:t>i</m:t>
            </m:r>
            <m:r>
              <m:rPr>
                <m:sty m:val="p"/>
              </m:rPr>
              <w:rPr>
                <w:rFonts w:ascii="Cambria Math" w:hAnsi="Cambria Math"/>
                <w:spacing w:val="6"/>
                <w:kern w:val="0"/>
                <w:sz w:val="24"/>
              </w:rPr>
              <m:t>)</m:t>
            </m:r>
          </m:sub>
        </m:sSub>
        <m:r>
          <m:rPr>
            <m:sty m:val="p"/>
          </m:rPr>
          <w:rPr>
            <w:rFonts w:ascii="Cambria Math" w:hAnsi="Cambria Math"/>
            <w:spacing w:val="6"/>
            <w:kern w:val="0"/>
            <w:sz w:val="24"/>
          </w:rPr>
          <m:t>+1</m:t>
        </m:r>
      </m:oMath>
      <w:r>
        <w:rPr>
          <w:rFonts w:ascii="宋体" w:hAnsi="宋体" w:hint="eastAsia"/>
          <w:spacing w:val="6"/>
          <w:kern w:val="0"/>
          <w:sz w:val="24"/>
        </w:rPr>
        <w:t>。当</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ins w:id="351" w:author="Shaun YIN" w:date="2025-11-05T15:38:00Z" w16du:dateUtc="2025-11-05T07:38:00Z">
        <w:r w:rsidR="00B3007D">
          <w:rPr>
            <w:rFonts w:ascii="宋体" w:hAnsi="宋体" w:hint="eastAsia"/>
            <w:iCs/>
            <w:spacing w:val="6"/>
            <w:kern w:val="0"/>
            <w:sz w:val="24"/>
          </w:rPr>
          <w:t>时</w:t>
        </w:r>
      </w:ins>
      <w:r>
        <w:rPr>
          <w:rFonts w:ascii="宋体" w:hAnsi="宋体" w:hint="eastAsia"/>
          <w:iCs/>
          <w:spacing w:val="6"/>
          <w:kern w:val="0"/>
          <w:sz w:val="24"/>
        </w:rPr>
        <w:t>，</w:t>
      </w:r>
      <w:proofErr w:type="spellStart"/>
      <w:r>
        <w:rPr>
          <w:rFonts w:ascii="宋体" w:hAnsi="宋体" w:hint="eastAsia"/>
          <w:spacing w:val="6"/>
          <w:kern w:val="0"/>
          <w:sz w:val="24"/>
        </w:rPr>
        <w:t>scVec_CFR</w:t>
      </w:r>
      <w:r>
        <w:rPr>
          <w:rFonts w:ascii="宋体" w:hAnsi="宋体" w:hint="eastAsia"/>
          <w:spacing w:val="6"/>
          <w:kern w:val="0"/>
          <w:sz w:val="24"/>
          <w:vertAlign w:val="subscript"/>
        </w:rPr>
        <w:t>j</w:t>
      </w:r>
      <w:proofErr w:type="spellEnd"/>
      <w:r>
        <w:rPr>
          <w:rFonts w:ascii="宋体" w:hAnsi="宋体" w:hint="eastAsia"/>
          <w:spacing w:val="6"/>
          <w:kern w:val="0"/>
          <w:sz w:val="24"/>
        </w:rPr>
        <w:t>＝0。</w:t>
      </w:r>
      <w:r w:rsidRPr="00B3007D">
        <w:rPr>
          <w:rFonts w:ascii="宋体" w:hAnsi="宋体" w:hint="eastAsia"/>
          <w:spacing w:val="6"/>
          <w:kern w:val="0"/>
          <w:sz w:val="24"/>
          <w:rPrChange w:id="352" w:author="Shaun YIN" w:date="2025-11-05T15:38:00Z" w16du:dateUtc="2025-11-05T07:38:00Z">
            <w:rPr>
              <w:rFonts w:ascii="宋体" w:hAnsi="宋体" w:hint="eastAsia"/>
              <w:color w:val="EE0000"/>
              <w:spacing w:val="6"/>
              <w:kern w:val="0"/>
              <w:sz w:val="24"/>
            </w:rPr>
          </w:rPrChange>
        </w:rPr>
        <w:t>由于</w:t>
      </w:r>
      <w:del w:id="353" w:author="Shaun YIN" w:date="2025-11-05T15:38:00Z" w16du:dateUtc="2025-11-05T07:38:00Z">
        <w:r w:rsidRPr="00B3007D" w:rsidDel="00B3007D">
          <w:rPr>
            <w:rFonts w:ascii="宋体" w:hAnsi="宋体" w:hint="eastAsia"/>
            <w:iCs/>
            <w:spacing w:val="6"/>
            <w:kern w:val="0"/>
            <w:sz w:val="24"/>
            <w:rPrChange w:id="354" w:author="Shaun YIN" w:date="2025-11-05T15:38:00Z" w16du:dateUtc="2025-11-05T07:38:00Z">
              <w:rPr>
                <w:rFonts w:ascii="宋体" w:hAnsi="宋体" w:hint="eastAsia"/>
                <w:iCs/>
                <w:color w:val="EE0000"/>
                <w:spacing w:val="6"/>
                <w:kern w:val="0"/>
                <w:sz w:val="24"/>
              </w:rPr>
            </w:rPrChange>
          </w:rPr>
          <w:delText>0＜</w:delText>
        </w:r>
      </w:del>
      <w:ins w:id="355" w:author="Shaun YIN" w:date="2025-11-05T15:38:00Z" w16du:dateUtc="2025-11-05T07:38:00Z">
        <w:r w:rsidR="00B3007D">
          <w:rPr>
            <w:rFonts w:ascii="宋体" w:hAnsi="宋体" w:hint="eastAsia"/>
            <w:iCs/>
            <w:spacing w:val="6"/>
            <w:kern w:val="0"/>
            <w:sz w:val="24"/>
          </w:rPr>
          <w:t>1</w:t>
        </w:r>
        <w:r w:rsidR="00B3007D" w:rsidRPr="00A36044">
          <w:rPr>
            <w:rFonts w:ascii="宋体" w:hAnsi="宋体" w:hint="eastAsia"/>
            <w:iCs/>
            <w:spacing w:val="6"/>
            <w:kern w:val="0"/>
            <w:sz w:val="24"/>
          </w:rPr>
          <w:t>≤</w:t>
        </w:r>
      </w:ins>
      <w:r w:rsidRPr="00B3007D">
        <w:rPr>
          <w:rFonts w:ascii="宋体" w:hAnsi="宋体" w:hint="eastAsia"/>
          <w:iCs/>
          <w:spacing w:val="6"/>
          <w:kern w:val="0"/>
          <w:sz w:val="24"/>
          <w:rPrChange w:id="356" w:author="Shaun YIN" w:date="2025-11-05T15:38:00Z" w16du:dateUtc="2025-11-05T07:38:00Z">
            <w:rPr>
              <w:rFonts w:ascii="宋体" w:hAnsi="宋体" w:hint="eastAsia"/>
              <w:iCs/>
              <w:color w:val="EE0000"/>
              <w:spacing w:val="6"/>
              <w:kern w:val="0"/>
              <w:sz w:val="24"/>
            </w:rPr>
          </w:rPrChange>
        </w:rPr>
        <w:t>j≤n-1，</w:t>
      </w:r>
      <w:proofErr w:type="spellStart"/>
      <w:r w:rsidRPr="00B3007D">
        <w:rPr>
          <w:rFonts w:ascii="宋体" w:hAnsi="宋体" w:hint="eastAsia"/>
          <w:spacing w:val="6"/>
          <w:kern w:val="0"/>
          <w:sz w:val="24"/>
          <w:rPrChange w:id="357" w:author="Shaun YIN" w:date="2025-11-05T15:38:00Z" w16du:dateUtc="2025-11-05T07:38:00Z">
            <w:rPr>
              <w:rFonts w:ascii="宋体" w:hAnsi="宋体" w:hint="eastAsia"/>
              <w:color w:val="EE0000"/>
              <w:spacing w:val="6"/>
              <w:kern w:val="0"/>
              <w:sz w:val="24"/>
            </w:rPr>
          </w:rPrChange>
        </w:rPr>
        <w:t>scVec_CFR</w:t>
      </w:r>
      <w:r w:rsidRPr="00B3007D">
        <w:rPr>
          <w:rFonts w:ascii="宋体" w:hAnsi="宋体" w:hint="eastAsia"/>
          <w:spacing w:val="6"/>
          <w:kern w:val="0"/>
          <w:sz w:val="24"/>
          <w:vertAlign w:val="subscript"/>
          <w:rPrChange w:id="358" w:author="Shaun YIN" w:date="2025-11-05T15:38:00Z" w16du:dateUtc="2025-11-05T07:38:00Z">
            <w:rPr>
              <w:rFonts w:ascii="宋体" w:hAnsi="宋体" w:hint="eastAsia"/>
              <w:color w:val="EE0000"/>
              <w:spacing w:val="6"/>
              <w:kern w:val="0"/>
              <w:sz w:val="24"/>
              <w:vertAlign w:val="subscript"/>
            </w:rPr>
          </w:rPrChange>
        </w:rPr>
        <w:t>j</w:t>
      </w:r>
      <w:proofErr w:type="spellEnd"/>
      <w:r w:rsidRPr="00B3007D">
        <w:rPr>
          <w:rFonts w:ascii="宋体" w:hAnsi="宋体" w:hint="eastAsia"/>
          <w:iCs/>
          <w:spacing w:val="6"/>
          <w:kern w:val="0"/>
          <w:sz w:val="24"/>
          <w:rPrChange w:id="359" w:author="Shaun YIN" w:date="2025-11-05T15:38:00Z" w16du:dateUtc="2025-11-05T07:38:00Z">
            <w:rPr>
              <w:rFonts w:ascii="宋体" w:hAnsi="宋体" w:hint="eastAsia"/>
              <w:iCs/>
              <w:color w:val="EE0000"/>
              <w:spacing w:val="6"/>
              <w:kern w:val="0"/>
              <w:sz w:val="24"/>
            </w:rPr>
          </w:rPrChange>
        </w:rPr>
        <w:t>共有n-1个。</w:t>
      </w:r>
    </w:p>
    <w:p w14:paraId="76A6BE15" w14:textId="77777777" w:rsidR="00D63461"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B3007D">
        <w:rPr>
          <w:rFonts w:ascii="宋体" w:hAnsi="宋体" w:hint="eastAsia"/>
          <w:spacing w:val="6"/>
          <w:kern w:val="0"/>
          <w:sz w:val="24"/>
        </w:rPr>
        <w:t>将</w:t>
      </w:r>
      <w:r w:rsidRPr="00B3007D">
        <w:rPr>
          <w:rFonts w:ascii="宋体" w:hAnsi="宋体" w:hint="eastAsia"/>
          <w:spacing w:val="6"/>
          <w:kern w:val="0"/>
          <w:sz w:val="24"/>
          <w:rPrChange w:id="360" w:author="Shaun YIN" w:date="2025-11-05T15:38:00Z" w16du:dateUtc="2025-11-05T07:38:00Z">
            <w:rPr>
              <w:rFonts w:ascii="宋体" w:hAnsi="宋体" w:hint="eastAsia"/>
              <w:color w:val="EE0000"/>
              <w:spacing w:val="6"/>
              <w:kern w:val="0"/>
              <w:sz w:val="24"/>
            </w:rPr>
          </w:rPrChange>
        </w:rPr>
        <w:t>scVec_CFR</w:t>
      </w:r>
      <w:r w:rsidRPr="00B3007D">
        <w:rPr>
          <w:rFonts w:ascii="宋体" w:hAnsi="宋体" w:hint="eastAsia"/>
          <w:spacing w:val="6"/>
          <w:kern w:val="0"/>
          <w:sz w:val="24"/>
          <w:vertAlign w:val="subscript"/>
          <w:rPrChange w:id="361" w:author="Shaun YIN" w:date="2025-11-05T15:38:00Z" w16du:dateUtc="2025-11-05T07:38:00Z">
            <w:rPr>
              <w:rFonts w:ascii="宋体" w:hAnsi="宋体" w:hint="eastAsia"/>
              <w:color w:val="EE0000"/>
              <w:spacing w:val="6"/>
              <w:kern w:val="0"/>
              <w:sz w:val="24"/>
              <w:vertAlign w:val="subscript"/>
            </w:rPr>
          </w:rPrChange>
        </w:rPr>
        <w:t>0</w:t>
      </w:r>
      <w:r w:rsidRPr="00B3007D">
        <w:rPr>
          <w:rFonts w:ascii="宋体" w:hAnsi="宋体" w:hint="eastAsia"/>
          <w:spacing w:val="6"/>
          <w:kern w:val="0"/>
          <w:sz w:val="24"/>
          <w:rPrChange w:id="362" w:author="Shaun YIN" w:date="2025-11-05T15:38:00Z" w16du:dateUtc="2025-11-05T07:38:00Z">
            <w:rPr>
              <w:rFonts w:ascii="宋体" w:hAnsi="宋体" w:hint="eastAsia"/>
              <w:color w:val="EE0000"/>
              <w:spacing w:val="6"/>
              <w:kern w:val="0"/>
              <w:sz w:val="24"/>
            </w:rPr>
          </w:rPrChange>
        </w:rPr>
        <w:t>和</w:t>
      </w:r>
      <w:r w:rsidRPr="00B3007D">
        <w:rPr>
          <w:rFonts w:ascii="宋体" w:hAnsi="宋体" w:hint="eastAsia"/>
          <w:spacing w:val="6"/>
          <w:kern w:val="0"/>
          <w:sz w:val="24"/>
        </w:rPr>
        <w:t>n-1</w:t>
      </w:r>
      <w:r>
        <w:rPr>
          <w:rFonts w:ascii="宋体" w:hAnsi="宋体" w:hint="eastAsia"/>
          <w:spacing w:val="6"/>
          <w:kern w:val="0"/>
          <w:sz w:val="24"/>
        </w:rPr>
        <w:t>个</w:t>
      </w:r>
      <w:proofErr w:type="spellStart"/>
      <w:r>
        <w:rPr>
          <w:rFonts w:ascii="宋体" w:hAnsi="宋体" w:hint="eastAsia"/>
          <w:spacing w:val="6"/>
          <w:kern w:val="0"/>
          <w:sz w:val="24"/>
        </w:rPr>
        <w:t>scVec_CFR</w:t>
      </w:r>
      <w:r>
        <w:rPr>
          <w:rFonts w:ascii="宋体" w:hAnsi="宋体" w:hint="eastAsia"/>
          <w:spacing w:val="6"/>
          <w:kern w:val="0"/>
          <w:sz w:val="24"/>
          <w:vertAlign w:val="subscript"/>
        </w:rPr>
        <w:t>j</w:t>
      </w:r>
      <w:proofErr w:type="spellEnd"/>
      <w:r>
        <w:rPr>
          <w:rFonts w:ascii="宋体" w:hAnsi="宋体" w:hint="eastAsia"/>
          <w:iCs/>
          <w:spacing w:val="6"/>
          <w:kern w:val="0"/>
          <w:sz w:val="24"/>
        </w:rPr>
        <w:t>按照下标由小到大的顺序相组合，得到</w:t>
      </w:r>
      <w:r>
        <w:rPr>
          <w:rFonts w:ascii="宋体" w:hAnsi="宋体" w:hint="eastAsia"/>
          <w:snapToGrid w:val="0"/>
          <w:sz w:val="24"/>
        </w:rPr>
        <w:t>复数CFR数据的</w:t>
      </w:r>
      <w:r>
        <w:rPr>
          <w:rFonts w:ascii="宋体" w:hAnsi="宋体" w:hint="eastAsia"/>
          <w:spacing w:val="6"/>
          <w:kern w:val="0"/>
          <w:sz w:val="24"/>
        </w:rPr>
        <w:t>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_CFR</w:t>
      </w:r>
      <w:proofErr w:type="spellEnd"/>
      <w:r>
        <w:rPr>
          <w:rFonts w:ascii="宋体" w:hAnsi="宋体" w:hint="eastAsia"/>
          <w:spacing w:val="6"/>
          <w:kern w:val="0"/>
          <w:sz w:val="24"/>
        </w:rPr>
        <w:t>是一个长度为n的一维矩阵（即行向量）。</w:t>
      </w:r>
    </w:p>
    <w:p w14:paraId="75D716D9"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请参阅图8，本申请提出的</w:t>
      </w:r>
      <w:r>
        <w:rPr>
          <w:rFonts w:ascii="宋体" w:hAnsi="宋体"/>
          <w:spacing w:val="6"/>
          <w:kern w:val="0"/>
          <w:sz w:val="24"/>
        </w:rPr>
        <w:t>用于预测信道状态信息的编码方法</w:t>
      </w:r>
      <w:r>
        <w:rPr>
          <w:rFonts w:ascii="宋体" w:hAnsi="宋体" w:hint="eastAsia"/>
          <w:spacing w:val="6"/>
          <w:kern w:val="0"/>
          <w:sz w:val="24"/>
        </w:rPr>
        <w:t>的实施例</w:t>
      </w:r>
      <w:proofErr w:type="gramStart"/>
      <w:r>
        <w:rPr>
          <w:rFonts w:ascii="宋体" w:hAnsi="宋体" w:hint="eastAsia"/>
          <w:spacing w:val="6"/>
          <w:kern w:val="0"/>
          <w:sz w:val="24"/>
        </w:rPr>
        <w:t>三包括</w:t>
      </w:r>
      <w:proofErr w:type="gramEnd"/>
      <w:r>
        <w:rPr>
          <w:rFonts w:ascii="宋体" w:hAnsi="宋体" w:hint="eastAsia"/>
          <w:spacing w:val="6"/>
          <w:kern w:val="0"/>
          <w:sz w:val="24"/>
        </w:rPr>
        <w:t>如下步骤。</w:t>
      </w:r>
    </w:p>
    <w:p w14:paraId="57948056" w14:textId="386C3C76"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1：</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、复数CIR</w:t>
      </w:r>
      <w:r>
        <w:rPr>
          <w:rFonts w:ascii="宋体" w:hAnsi="宋体" w:hint="eastAsia"/>
          <w:sz w:val="24"/>
        </w:rPr>
        <w:t>（channel impulse response，信道脉冲响应）</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napToGrid w:val="0"/>
          <w:sz w:val="24"/>
        </w:rPr>
        <w:t>。优选地，这一步中的复数CFR数据是通过去重、插补等数据预处理后的数据。</w:t>
      </w:r>
      <w:ins w:id="363" w:author="Shaun YIN" w:date="2025-11-05T15:39:00Z" w16du:dateUtc="2025-11-05T07:39:00Z">
        <w:r w:rsidR="00023DD5">
          <w:rPr>
            <w:rFonts w:ascii="宋体" w:hAnsi="宋体" w:hint="eastAsia"/>
            <w:snapToGrid w:val="0"/>
            <w:sz w:val="24"/>
          </w:rPr>
          <w:t>复数CIR</w:t>
        </w:r>
        <w:r w:rsidR="00023DD5">
          <w:rPr>
            <w:rFonts w:ascii="宋体" w:hAnsi="宋体"/>
            <w:snapToGrid w:val="0"/>
            <w:sz w:val="24"/>
          </w:rPr>
          <w:t>数据</w:t>
        </w:r>
        <w:r w:rsidR="00023DD5">
          <w:rPr>
            <w:rFonts w:ascii="宋体" w:hAnsi="宋体" w:hint="eastAsia"/>
            <w:snapToGrid w:val="0"/>
            <w:sz w:val="24"/>
          </w:rPr>
          <w:t>的相干时间向量</w:t>
        </w:r>
        <w:proofErr w:type="spellStart"/>
        <w:r w:rsidR="00023DD5">
          <w:rPr>
            <w:rFonts w:ascii="宋体" w:hAnsi="宋体"/>
            <w:spacing w:val="6"/>
            <w:kern w:val="0"/>
            <w:sz w:val="24"/>
          </w:rPr>
          <w:t>tcVec</w:t>
        </w:r>
        <w:r w:rsidR="00023DD5">
          <w:rPr>
            <w:rFonts w:ascii="宋体" w:hAnsi="宋体" w:hint="eastAsia"/>
            <w:spacing w:val="6"/>
            <w:kern w:val="0"/>
            <w:sz w:val="24"/>
          </w:rPr>
          <w:t>_CIR</w:t>
        </w:r>
        <w:proofErr w:type="spellEnd"/>
        <w:r w:rsidR="00023DD5">
          <w:rPr>
            <w:rFonts w:ascii="宋体" w:hAnsi="宋体" w:hint="eastAsia"/>
            <w:spacing w:val="6"/>
            <w:kern w:val="0"/>
            <w:sz w:val="24"/>
          </w:rPr>
          <w:t>体现出</w:t>
        </w:r>
        <w:r w:rsidR="00023DD5">
          <w:rPr>
            <w:rFonts w:ascii="宋体" w:hAnsi="宋体" w:hint="eastAsia"/>
            <w:sz w:val="24"/>
          </w:rPr>
          <w:t>CFR数据</w:t>
        </w:r>
      </w:ins>
      <w:ins w:id="364" w:author="Shaun YIN" w:date="2025-11-05T15:45:00Z" w16du:dateUtc="2025-11-05T07:45:00Z">
        <w:r w:rsidR="001D40D4">
          <w:rPr>
            <w:rFonts w:ascii="宋体" w:hAnsi="宋体" w:hint="eastAsia"/>
            <w:sz w:val="24"/>
          </w:rPr>
          <w:t>转换为CIR数据后</w:t>
        </w:r>
      </w:ins>
      <w:ins w:id="365" w:author="Shaun YIN" w:date="2025-11-05T15:39:00Z" w16du:dateUtc="2025-11-05T07:39:00Z">
        <w:r w:rsidR="00023DD5">
          <w:rPr>
            <w:rFonts w:ascii="宋体" w:hAnsi="宋体" w:hint="eastAsia"/>
            <w:sz w:val="24"/>
          </w:rPr>
          <w:t>在时间维度的特征。</w:t>
        </w:r>
      </w:ins>
    </w:p>
    <w:p w14:paraId="770C46AB" w14:textId="1C47D8F2"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其中，根据复数CFR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w:t>
      </w:r>
      <w:del w:id="366" w:author="Shaun YIN" w:date="2025-11-05T15:39:00Z" w16du:dateUtc="2025-11-05T07:39:00Z">
        <w:r w:rsidDel="002E078B">
          <w:rPr>
            <w:rFonts w:ascii="宋体" w:hAnsi="宋体" w:hint="eastAsia"/>
            <w:snapToGrid w:val="0"/>
            <w:sz w:val="24"/>
          </w:rPr>
          <w:delText>具体如</w:delText>
        </w:r>
      </w:del>
      <w:ins w:id="367" w:author="Shaun YIN" w:date="2025-11-05T15:39:00Z" w16du:dateUtc="2025-11-05T07:39:00Z">
        <w:r w:rsidR="002E078B">
          <w:rPr>
            <w:rFonts w:ascii="宋体" w:hAnsi="宋体" w:hint="eastAsia"/>
            <w:snapToGrid w:val="0"/>
            <w:sz w:val="24"/>
          </w:rPr>
          <w:t>例如采用</w:t>
        </w:r>
      </w:ins>
      <w:r>
        <w:rPr>
          <w:rFonts w:ascii="宋体" w:hAnsi="宋体" w:hint="eastAsia"/>
          <w:snapToGrid w:val="0"/>
          <w:sz w:val="24"/>
        </w:rPr>
        <w:t>图2所示</w:t>
      </w:r>
      <w:ins w:id="368" w:author="Shaun YIN" w:date="2025-11-05T15:39:00Z" w16du:dateUtc="2025-11-05T07:39:00Z">
        <w:r w:rsidR="002E078B">
          <w:rPr>
            <w:rFonts w:ascii="宋体" w:hAnsi="宋体" w:hint="eastAsia"/>
            <w:snapToGrid w:val="0"/>
            <w:sz w:val="24"/>
          </w:rPr>
          <w:t>方法</w:t>
        </w:r>
      </w:ins>
      <w:r>
        <w:rPr>
          <w:rFonts w:ascii="宋体" w:hAnsi="宋体" w:hint="eastAsia"/>
          <w:snapToGrid w:val="0"/>
          <w:sz w:val="24"/>
        </w:rPr>
        <w:t>。</w:t>
      </w:r>
    </w:p>
    <w:p w14:paraId="2D000FC0"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其中，根据复数CFR</w:t>
      </w:r>
      <w:r>
        <w:rPr>
          <w:rFonts w:ascii="宋体" w:hAnsi="宋体"/>
          <w:snapToGrid w:val="0"/>
          <w:sz w:val="24"/>
        </w:rPr>
        <w:t>数据</w:t>
      </w:r>
      <w:r>
        <w:rPr>
          <w:rFonts w:ascii="宋体" w:hAnsi="宋体" w:hint="eastAsia"/>
          <w:snapToGrid w:val="0"/>
          <w:sz w:val="24"/>
        </w:rPr>
        <w:t>得到复数CIR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；采用如下方式。先对复数CFR数据做傅里叶逆变换得到复数CIR数据，再参照图3或图4所示的任意一种实现方式根据复数CIR数据得到复数CIR数据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，图3和图4中原本记载的复数CFR数据均改为复数CIR数据。</w:t>
      </w:r>
    </w:p>
    <w:p w14:paraId="7668F584"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2：</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第三相加数据。</w:t>
      </w:r>
    </w:p>
    <w:p w14:paraId="339FAEB5"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color w:val="0070C0"/>
          <w:spacing w:val="6"/>
          <w:kern w:val="0"/>
          <w:sz w:val="24"/>
        </w:rPr>
      </w:pPr>
      <w:r>
        <w:rPr>
          <w:rFonts w:ascii="宋体" w:hAnsi="宋体" w:hint="eastAsia"/>
          <w:snapToGrid w:val="0"/>
          <w:sz w:val="24"/>
        </w:rPr>
        <w:t>具体地，编码器对复数CIR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batch_tcSequence_CIR</w:t>
      </w:r>
      <w:proofErr w:type="spellEnd"/>
      <w:r>
        <w:rPr>
          <w:rFonts w:ascii="宋体" w:hAnsi="宋体" w:hint="eastAsia"/>
          <w:spacing w:val="6"/>
          <w:kern w:val="0"/>
          <w:sz w:val="24"/>
        </w:rPr>
        <w:t>。随后编码器通过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batch_tcSequence_CIR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batch_tcEmbedding_CIR</w:t>
      </w:r>
      <w:proofErr w:type="spellEnd"/>
      <w:r>
        <w:rPr>
          <w:rFonts w:ascii="宋体" w:hAnsi="宋体" w:hint="eastAsia"/>
          <w:spacing w:val="6"/>
          <w:kern w:val="0"/>
          <w:sz w:val="24"/>
        </w:rPr>
        <w:t>。所述嵌入函数用于将离散的数据映射到连续高维向量的空间中，并且使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batch_tcEmbedding_CIR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。随后编码器将</w:t>
      </w:r>
      <w:r>
        <w:rPr>
          <w:rFonts w:ascii="宋体" w:hAnsi="宋体" w:hint="eastAsia"/>
          <w:snapToGrid w:val="0"/>
          <w:sz w:val="24"/>
        </w:rPr>
        <w:t>每个批次的复数CIR</w:t>
      </w:r>
      <w:r>
        <w:rPr>
          <w:rFonts w:ascii="宋体" w:hAnsi="宋体"/>
          <w:snapToGrid w:val="0"/>
          <w:sz w:val="24"/>
        </w:rPr>
        <w:t>数</w:t>
      </w:r>
      <w:r>
        <w:rPr>
          <w:rFonts w:ascii="宋体" w:hAnsi="宋体"/>
          <w:snapToGrid w:val="0"/>
          <w:sz w:val="24"/>
        </w:rPr>
        <w:lastRenderedPageBreak/>
        <w:t>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batch_tcEmbedding_CIR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上，例如对两者的每个元素的数值直接相加，得到第三相加数据。</w:t>
      </w:r>
    </w:p>
    <w:p w14:paraId="0FFE2302" w14:textId="5E8BBF39"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3：</w:t>
      </w:r>
      <w:r>
        <w:rPr>
          <w:rFonts w:ascii="宋体" w:hAnsi="宋体" w:hint="eastAsia"/>
          <w:snapToGrid w:val="0"/>
          <w:sz w:val="24"/>
        </w:rPr>
        <w:t>第三相加数据作为第三深度学习模型的输入，第三深度学习模型输出预测的CFR数据。</w:t>
      </w:r>
      <w:r>
        <w:rPr>
          <w:rFonts w:ascii="宋体" w:hAnsi="宋体" w:hint="eastAsia"/>
          <w:sz w:val="24"/>
        </w:rPr>
        <w:t>第三深度学习模型用于根据过去的CFR数据预测未来的CFR数据，并且侧重于</w:t>
      </w:r>
      <w:ins w:id="369" w:author="Shaun YIN" w:date="2025-11-05T15:42:00Z" w16du:dateUtc="2025-11-05T07:42:00Z">
        <w:r w:rsidR="002416C6">
          <w:rPr>
            <w:rFonts w:ascii="宋体" w:hAnsi="宋体" w:hint="eastAsia"/>
            <w:sz w:val="24"/>
          </w:rPr>
          <w:t>历史CFR数据转换为</w:t>
        </w:r>
      </w:ins>
      <w:r>
        <w:rPr>
          <w:rFonts w:ascii="宋体" w:hAnsi="宋体" w:hint="eastAsia"/>
          <w:sz w:val="24"/>
        </w:rPr>
        <w:t>历史CIR数据</w:t>
      </w:r>
      <w:ins w:id="370" w:author="Shaun YIN" w:date="2025-11-05T15:42:00Z" w16du:dateUtc="2025-11-05T07:42:00Z">
        <w:r w:rsidR="002416C6">
          <w:rPr>
            <w:rFonts w:ascii="宋体" w:hAnsi="宋体" w:hint="eastAsia"/>
            <w:sz w:val="24"/>
          </w:rPr>
          <w:t>后</w:t>
        </w:r>
      </w:ins>
      <w:r>
        <w:rPr>
          <w:rFonts w:ascii="宋体" w:hAnsi="宋体" w:hint="eastAsia"/>
          <w:sz w:val="24"/>
        </w:rPr>
        <w:t>在时间维度的特征。例如，第三深度学习模型依次包括</w:t>
      </w:r>
      <w:r>
        <w:rPr>
          <w:rFonts w:ascii="宋体" w:hAnsi="宋体" w:hint="eastAsia"/>
          <w:spacing w:val="6"/>
          <w:kern w:val="0"/>
          <w:sz w:val="24"/>
        </w:rPr>
        <w:t>一维卷积层、批量归一化层、激活函数层、池化层，进行特征的提取和权重的学习。</w:t>
      </w:r>
    </w:p>
    <w:p w14:paraId="2391C19F" w14:textId="3154C081"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C</w:t>
      </w:r>
      <w:r>
        <w:rPr>
          <w:rFonts w:ascii="宋体" w:hAnsi="宋体"/>
          <w:snapToGrid w:val="0"/>
          <w:sz w:val="24"/>
        </w:rPr>
        <w:t>4：</w:t>
      </w:r>
      <w:r>
        <w:rPr>
          <w:rFonts w:ascii="宋体" w:hAnsi="宋体" w:hint="eastAsia"/>
          <w:snapToGrid w:val="0"/>
          <w:sz w:val="24"/>
        </w:rPr>
        <w:t>解码器对第三深度学习模型输出的预测的CFR数据进行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del w:id="371" w:author="Shaun YIN" w:date="2025-11-05T15:41:00Z" w16du:dateUtc="2025-11-05T07:41:00Z">
        <w:r w:rsidDel="002416C6">
          <w:rPr>
            <w:rFonts w:ascii="宋体" w:hAnsi="宋体" w:hint="eastAsia"/>
            <w:snapToGrid w:val="0"/>
            <w:sz w:val="24"/>
          </w:rPr>
          <w:delText>，</w:delText>
        </w:r>
      </w:del>
      <w:ins w:id="372" w:author="Shaun YIN" w:date="2025-11-05T15:41:00Z" w16du:dateUtc="2025-11-05T07:41:00Z">
        <w:r w:rsidR="002416C6">
          <w:rPr>
            <w:rFonts w:ascii="宋体" w:hAnsi="宋体" w:hint="eastAsia"/>
            <w:snapToGrid w:val="0"/>
            <w:sz w:val="24"/>
          </w:rPr>
          <w:t>。所述</w:t>
        </w:r>
      </w:ins>
      <w:r>
        <w:rPr>
          <w:rFonts w:ascii="宋体" w:hAnsi="宋体" w:hint="eastAsia"/>
          <w:snapToGrid w:val="0"/>
          <w:sz w:val="24"/>
        </w:rPr>
        <w:t>裁剪</w:t>
      </w:r>
      <w:ins w:id="373" w:author="Shaun YIN" w:date="2025-11-05T15:41:00Z" w16du:dateUtc="2025-11-05T07:41:00Z">
        <w:r w:rsidR="002416C6">
          <w:rPr>
            <w:rFonts w:ascii="宋体" w:hAnsi="宋体" w:hint="eastAsia"/>
            <w:snapToGrid w:val="0"/>
            <w:sz w:val="24"/>
          </w:rPr>
          <w:t>是</w:t>
        </w:r>
        <w:proofErr w:type="gramStart"/>
        <w:r w:rsidR="002416C6">
          <w:rPr>
            <w:rFonts w:ascii="宋体" w:hAnsi="宋体" w:hint="eastAsia"/>
            <w:snapToGrid w:val="0"/>
            <w:sz w:val="24"/>
          </w:rPr>
          <w:t>让预测</w:t>
        </w:r>
        <w:proofErr w:type="gramEnd"/>
        <w:r w:rsidR="002416C6">
          <w:rPr>
            <w:rFonts w:ascii="宋体" w:hAnsi="宋体" w:hint="eastAsia"/>
            <w:snapToGrid w:val="0"/>
            <w:sz w:val="24"/>
          </w:rPr>
          <w:t>的CFR数据与每个批次的输出数据时间掩码</w:t>
        </w:r>
        <w:proofErr w:type="spellStart"/>
        <w:r w:rsidR="002416C6">
          <w:rPr>
            <w:rFonts w:ascii="宋体" w:hAnsi="宋体" w:hint="eastAsia"/>
            <w:snapToGrid w:val="0"/>
            <w:sz w:val="24"/>
          </w:rPr>
          <w:t>batch_y_mark</w:t>
        </w:r>
        <w:proofErr w:type="spellEnd"/>
        <w:r w:rsidR="002416C6">
          <w:rPr>
            <w:rFonts w:ascii="宋体" w:hAnsi="宋体" w:hint="eastAsia"/>
            <w:snapToGrid w:val="0"/>
            <w:sz w:val="24"/>
          </w:rPr>
          <w:t>进行矩阵计算，得到的</w:t>
        </w:r>
      </w:ins>
      <w:del w:id="374" w:author="Shaun YIN" w:date="2025-11-05T15:42:00Z" w16du:dateUtc="2025-11-05T07:42:00Z">
        <w:r w:rsidDel="009A608F">
          <w:rPr>
            <w:rFonts w:ascii="宋体" w:hAnsi="宋体" w:hint="eastAsia"/>
            <w:snapToGrid w:val="0"/>
            <w:sz w:val="24"/>
          </w:rPr>
          <w:delText>的目的是让</w:delText>
        </w:r>
      </w:del>
      <w:r>
        <w:rPr>
          <w:rFonts w:ascii="宋体" w:hAnsi="宋体" w:hint="eastAsia"/>
          <w:snapToGrid w:val="0"/>
          <w:sz w:val="24"/>
        </w:rPr>
        <w:t>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的数据维度。例如，解码器包含</w:t>
      </w:r>
      <w:r>
        <w:rPr>
          <w:rFonts w:ascii="宋体" w:hAnsi="宋体"/>
          <w:snapToGrid w:val="0"/>
          <w:sz w:val="24"/>
        </w:rPr>
        <w:t>全连接层，</w:t>
      </w:r>
      <w:r>
        <w:rPr>
          <w:rFonts w:ascii="宋体" w:hAnsi="宋体" w:hint="eastAsia"/>
          <w:snapToGrid w:val="0"/>
          <w:sz w:val="24"/>
        </w:rPr>
        <w:t>这一步</w:t>
      </w:r>
      <w:r>
        <w:rPr>
          <w:rFonts w:ascii="宋体" w:hAnsi="宋体"/>
          <w:snapToGrid w:val="0"/>
          <w:sz w:val="24"/>
        </w:rPr>
        <w:t>对全连接层</w:t>
      </w:r>
      <w:r>
        <w:rPr>
          <w:rFonts w:ascii="宋体" w:hAnsi="宋体" w:hint="eastAsia"/>
          <w:snapToGrid w:val="0"/>
          <w:sz w:val="24"/>
        </w:rPr>
        <w:t>的</w:t>
      </w:r>
      <w:r>
        <w:rPr>
          <w:rFonts w:ascii="宋体" w:hAnsi="宋体"/>
          <w:snapToGrid w:val="0"/>
          <w:sz w:val="24"/>
        </w:rPr>
        <w:t>输出进行裁剪</w:t>
      </w:r>
      <w:r>
        <w:rPr>
          <w:rFonts w:ascii="宋体" w:hAnsi="宋体" w:hint="eastAsia"/>
          <w:snapToGrid w:val="0"/>
          <w:sz w:val="24"/>
        </w:rPr>
        <w:t>。随后根据每个批次的预测的CFR</w:t>
      </w:r>
      <w:r>
        <w:rPr>
          <w:rFonts w:ascii="宋体" w:hAnsi="宋体"/>
          <w:snapToGrid w:val="0"/>
          <w:sz w:val="24"/>
        </w:rPr>
        <w:t>数据</w:t>
      </w:r>
      <w:del w:id="375" w:author="Shaun YIN" w:date="2025-11-05T15:42:00Z" w16du:dateUtc="2025-11-05T07:42:00Z">
        <w:r w:rsidDel="009A608F">
          <w:rPr>
            <w:rFonts w:ascii="宋体" w:hAnsi="宋体" w:hint="eastAsia"/>
            <w:snapToGrid w:val="0"/>
            <w:sz w:val="24"/>
          </w:rPr>
          <w:delText>、</w:delText>
        </w:r>
      </w:del>
      <w:ins w:id="376" w:author="Shaun YIN" w:date="2025-11-05T15:42:00Z" w16du:dateUtc="2025-11-05T07:42:00Z">
        <w:r w:rsidR="009A608F">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377" w:author="Shaun YIN" w:date="2025-11-05T15:42:00Z" w16du:dateUtc="2025-11-05T07:42:00Z">
        <w:r w:rsidDel="009A608F">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，使解码器输出的每个批次的预测的CFR数据尽量接近于该批次的输出数据的拟合目标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29BDA596" w14:textId="6B8EC78D"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所述步骤SC2至步骤SC4是对第三深度学习模型</w:t>
      </w:r>
      <w:ins w:id="378" w:author="Shaun YIN" w:date="2025-11-05T15:42:00Z" w16du:dateUtc="2025-11-05T07:42:00Z">
        <w:r w:rsidR="00322DE3">
          <w:rPr>
            <w:rFonts w:ascii="宋体" w:hAnsi="宋体" w:hint="eastAsia"/>
            <w:snapToGrid w:val="0"/>
            <w:sz w:val="24"/>
          </w:rPr>
          <w:t>联合编码器和解码器</w:t>
        </w:r>
      </w:ins>
      <w:r>
        <w:rPr>
          <w:rFonts w:ascii="宋体" w:hAnsi="宋体" w:hint="eastAsia"/>
          <w:snapToGrid w:val="0"/>
          <w:sz w:val="24"/>
        </w:rPr>
        <w:t>进行训练的过程。在训练过程中，例如</w:t>
      </w:r>
      <w:r>
        <w:rPr>
          <w:rFonts w:ascii="宋体" w:hAnsi="宋体"/>
          <w:snapToGrid w:val="0"/>
          <w:sz w:val="24"/>
        </w:rPr>
        <w:t>使用均方误差函数作为损失函数，计算预测</w:t>
      </w:r>
      <w:r>
        <w:rPr>
          <w:rFonts w:ascii="宋体" w:hAnsi="宋体" w:hint="eastAsia"/>
          <w:snapToGrid w:val="0"/>
          <w:sz w:val="24"/>
        </w:rPr>
        <w:t>结果</w:t>
      </w:r>
      <w:r>
        <w:rPr>
          <w:rFonts w:ascii="宋体" w:hAnsi="宋体"/>
          <w:snapToGrid w:val="0"/>
          <w:sz w:val="24"/>
        </w:rPr>
        <w:t>和</w:t>
      </w:r>
      <w:r>
        <w:rPr>
          <w:rFonts w:ascii="宋体" w:hAnsi="宋体" w:hint="eastAsia"/>
          <w:snapToGrid w:val="0"/>
          <w:sz w:val="24"/>
        </w:rPr>
        <w:t>拟合目标</w:t>
      </w:r>
      <w:r>
        <w:rPr>
          <w:rFonts w:ascii="宋体" w:hAnsi="宋体"/>
          <w:snapToGrid w:val="0"/>
          <w:sz w:val="24"/>
        </w:rPr>
        <w:t>之间的误差并进行反向传播训练</w:t>
      </w:r>
      <w:r>
        <w:rPr>
          <w:rFonts w:ascii="宋体" w:hAnsi="宋体" w:hint="eastAsia"/>
          <w:snapToGrid w:val="0"/>
          <w:sz w:val="24"/>
        </w:rPr>
        <w:t>第三深度学习模型。在训练过程中，例如使用自适应</w:t>
      </w:r>
      <w:proofErr w:type="gramStart"/>
      <w:r>
        <w:rPr>
          <w:rFonts w:ascii="宋体" w:hAnsi="宋体" w:hint="eastAsia"/>
          <w:snapToGrid w:val="0"/>
          <w:sz w:val="24"/>
        </w:rPr>
        <w:t>矩</w:t>
      </w:r>
      <w:proofErr w:type="gramEnd"/>
      <w:r>
        <w:rPr>
          <w:rFonts w:ascii="宋体" w:hAnsi="宋体" w:hint="eastAsia"/>
          <w:snapToGrid w:val="0"/>
          <w:sz w:val="24"/>
        </w:rPr>
        <w:t>估计优化器作为优化算法，提高计算效率。</w:t>
      </w:r>
    </w:p>
    <w:p w14:paraId="6B864780"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C5：采用训练好的第三深度学习模型联合编码器和解码器基于实际场景中获得的历史的复数CFR数据作为输入，输出预测的未来的CFR数据。所述训练好的第三深度学习模型、编码器、解码器例如部署在移动终端的芯片中。所述实际场景中获得的历史CFR数据例如由传感器采集得到。</w:t>
      </w:r>
    </w:p>
    <w:p w14:paraId="1971FBCE"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具体地，先根据实际场景中获得的历史的复数CFR数据得到每个批次的输入数据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（参考步骤SC1）；随后由</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第三相加数据（参考步骤SC2）；随后</w:t>
      </w:r>
      <w:r>
        <w:rPr>
          <w:rFonts w:ascii="宋体" w:hAnsi="宋体" w:hint="eastAsia"/>
          <w:snapToGrid w:val="0"/>
          <w:sz w:val="24"/>
        </w:rPr>
        <w:t>第三相加数据作为第三深度学习模型的输入，第三深度学习模型输出预测的CFR数据</w:t>
      </w:r>
      <w:r>
        <w:rPr>
          <w:rFonts w:ascii="宋体" w:hAnsi="宋体" w:hint="eastAsia"/>
          <w:spacing w:val="6"/>
          <w:kern w:val="0"/>
          <w:sz w:val="24"/>
        </w:rPr>
        <w:t>（参考步骤SC3）；随后</w:t>
      </w:r>
      <w:r>
        <w:rPr>
          <w:rFonts w:ascii="宋体" w:hAnsi="宋体" w:hint="eastAsia"/>
          <w:snapToGrid w:val="0"/>
          <w:sz w:val="24"/>
        </w:rPr>
        <w:t>解码器对第三深度学习模型输出的预测的CFR数据进行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pacing w:val="6"/>
          <w:kern w:val="0"/>
          <w:sz w:val="24"/>
        </w:rPr>
        <w:t>（参考步骤SC4）</w:t>
      </w:r>
      <w:r>
        <w:rPr>
          <w:rFonts w:ascii="宋体" w:hAnsi="宋体" w:hint="eastAsia"/>
          <w:snapToGrid w:val="0"/>
          <w:sz w:val="24"/>
        </w:rPr>
        <w:t>。</w:t>
      </w:r>
    </w:p>
    <w:p w14:paraId="44D5BC84"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请参阅图9，本申请提出的</w:t>
      </w:r>
      <w:r>
        <w:rPr>
          <w:rFonts w:ascii="宋体" w:hAnsi="宋体"/>
          <w:spacing w:val="6"/>
          <w:kern w:val="0"/>
          <w:sz w:val="24"/>
        </w:rPr>
        <w:t>用于预测信道状态信息的编码方法</w:t>
      </w:r>
      <w:r>
        <w:rPr>
          <w:rFonts w:ascii="宋体" w:hAnsi="宋体" w:hint="eastAsia"/>
          <w:spacing w:val="6"/>
          <w:kern w:val="0"/>
          <w:sz w:val="24"/>
        </w:rPr>
        <w:t>的实施例</w:t>
      </w:r>
      <w:proofErr w:type="gramStart"/>
      <w:r>
        <w:rPr>
          <w:rFonts w:ascii="宋体" w:hAnsi="宋体" w:hint="eastAsia"/>
          <w:spacing w:val="6"/>
          <w:kern w:val="0"/>
          <w:sz w:val="24"/>
        </w:rPr>
        <w:t>四包括</w:t>
      </w:r>
      <w:proofErr w:type="gramEnd"/>
      <w:r>
        <w:rPr>
          <w:rFonts w:ascii="宋体" w:hAnsi="宋体" w:hint="eastAsia"/>
          <w:spacing w:val="6"/>
          <w:kern w:val="0"/>
          <w:sz w:val="24"/>
        </w:rPr>
        <w:t>如下步骤。</w:t>
      </w:r>
    </w:p>
    <w:p w14:paraId="56ADF403" w14:textId="251224C6"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1：</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w:t>
      </w:r>
      <w:r>
        <w:rPr>
          <w:rFonts w:ascii="宋体" w:hAnsi="宋体" w:hint="eastAsia"/>
          <w:snapToGrid w:val="0"/>
          <w:sz w:val="24"/>
        </w:rPr>
        <w:lastRenderedPageBreak/>
        <w:t>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napToGrid w:val="0"/>
          <w:sz w:val="24"/>
        </w:rPr>
        <w:t>。优选地，这一步中的复数CFR数据是通过去重、插补等数据预处理后的数据。</w:t>
      </w:r>
      <w:ins w:id="379" w:author="Shaun YIN" w:date="2025-11-05T15:45:00Z" w16du:dateUtc="2025-11-05T07:45:00Z">
        <w:r w:rsidR="001D40D4">
          <w:rPr>
            <w:rFonts w:ascii="宋体" w:hAnsi="宋体" w:hint="eastAsia"/>
            <w:snapToGrid w:val="0"/>
            <w:sz w:val="24"/>
          </w:rPr>
          <w:t>复数CIR</w:t>
        </w:r>
        <w:r w:rsidR="001D40D4">
          <w:rPr>
            <w:rFonts w:ascii="宋体" w:hAnsi="宋体"/>
            <w:snapToGrid w:val="0"/>
            <w:sz w:val="24"/>
          </w:rPr>
          <w:t>数据</w:t>
        </w:r>
        <w:r w:rsidR="001D40D4">
          <w:rPr>
            <w:rFonts w:ascii="宋体" w:hAnsi="宋体" w:hint="eastAsia"/>
            <w:snapToGrid w:val="0"/>
            <w:sz w:val="24"/>
          </w:rPr>
          <w:t>的相干空间向量</w:t>
        </w:r>
        <w:proofErr w:type="spellStart"/>
        <w:r w:rsidR="001D40D4">
          <w:rPr>
            <w:rFonts w:ascii="宋体" w:hAnsi="宋体" w:hint="eastAsia"/>
            <w:spacing w:val="6"/>
            <w:kern w:val="0"/>
            <w:sz w:val="24"/>
          </w:rPr>
          <w:t>s</w:t>
        </w:r>
        <w:r w:rsidR="001D40D4">
          <w:rPr>
            <w:rFonts w:ascii="宋体" w:hAnsi="宋体"/>
            <w:spacing w:val="6"/>
            <w:kern w:val="0"/>
            <w:sz w:val="24"/>
          </w:rPr>
          <w:t>cVec</w:t>
        </w:r>
        <w:r w:rsidR="001D40D4">
          <w:rPr>
            <w:rFonts w:ascii="宋体" w:hAnsi="宋体" w:hint="eastAsia"/>
            <w:spacing w:val="6"/>
            <w:kern w:val="0"/>
            <w:sz w:val="24"/>
          </w:rPr>
          <w:t>_CIR</w:t>
        </w:r>
        <w:proofErr w:type="spellEnd"/>
        <w:r w:rsidR="001D40D4">
          <w:rPr>
            <w:rFonts w:ascii="宋体" w:hAnsi="宋体" w:hint="eastAsia"/>
            <w:spacing w:val="6"/>
            <w:kern w:val="0"/>
            <w:sz w:val="24"/>
          </w:rPr>
          <w:t>体现出</w:t>
        </w:r>
        <w:r w:rsidR="001D40D4">
          <w:rPr>
            <w:rFonts w:ascii="宋体" w:hAnsi="宋体" w:hint="eastAsia"/>
            <w:sz w:val="24"/>
          </w:rPr>
          <w:t>CFR数据转换为CIR数据后在空间维度的特征。</w:t>
        </w:r>
      </w:ins>
    </w:p>
    <w:p w14:paraId="6A76EBAE" w14:textId="1102FEF6"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其中，根据复数CFR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w:t>
      </w:r>
      <w:del w:id="380" w:author="Shaun YIN" w:date="2025-11-05T15:45:00Z" w16du:dateUtc="2025-11-05T07:45:00Z">
        <w:r w:rsidDel="000D1B21">
          <w:rPr>
            <w:rFonts w:ascii="宋体" w:hAnsi="宋体" w:hint="eastAsia"/>
            <w:snapToGrid w:val="0"/>
            <w:sz w:val="24"/>
          </w:rPr>
          <w:delText>具体如</w:delText>
        </w:r>
      </w:del>
      <w:ins w:id="381" w:author="Shaun YIN" w:date="2025-11-05T15:45:00Z" w16du:dateUtc="2025-11-05T07:45:00Z">
        <w:r w:rsidR="000D1B21">
          <w:rPr>
            <w:rFonts w:ascii="宋体" w:hAnsi="宋体" w:hint="eastAsia"/>
            <w:snapToGrid w:val="0"/>
            <w:sz w:val="24"/>
          </w:rPr>
          <w:t>例如采用</w:t>
        </w:r>
      </w:ins>
      <w:r>
        <w:rPr>
          <w:rFonts w:ascii="宋体" w:hAnsi="宋体" w:hint="eastAsia"/>
          <w:snapToGrid w:val="0"/>
          <w:sz w:val="24"/>
        </w:rPr>
        <w:t>图2所示</w:t>
      </w:r>
      <w:ins w:id="382" w:author="Shaun YIN" w:date="2025-11-05T15:45:00Z" w16du:dateUtc="2025-11-05T07:45:00Z">
        <w:r w:rsidR="000D1B21">
          <w:rPr>
            <w:rFonts w:ascii="宋体" w:hAnsi="宋体" w:hint="eastAsia"/>
            <w:snapToGrid w:val="0"/>
            <w:sz w:val="24"/>
          </w:rPr>
          <w:t>方法</w:t>
        </w:r>
      </w:ins>
      <w:r>
        <w:rPr>
          <w:rFonts w:ascii="宋体" w:hAnsi="宋体" w:hint="eastAsia"/>
          <w:snapToGrid w:val="0"/>
          <w:sz w:val="24"/>
        </w:rPr>
        <w:t>。</w:t>
      </w:r>
    </w:p>
    <w:p w14:paraId="6F3C752F"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其中，根据复数CFR</w:t>
      </w:r>
      <w:r>
        <w:rPr>
          <w:rFonts w:ascii="宋体" w:hAnsi="宋体"/>
          <w:snapToGrid w:val="0"/>
          <w:sz w:val="24"/>
        </w:rPr>
        <w:t>数据</w:t>
      </w:r>
      <w:r>
        <w:rPr>
          <w:rFonts w:ascii="宋体" w:hAnsi="宋体" w:hint="eastAsia"/>
          <w:snapToGrid w:val="0"/>
          <w:sz w:val="24"/>
        </w:rPr>
        <w:t>得到复数CIR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；采用如下方式。先对复数CFR数据做傅里叶逆变换得到复数CIR数据，再参照图6或图7所示的任意一种实现方式根据复数CIR数据得到复数CIR数据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，图6和图7中原本记载的复数CFR数据均改为复数CIR数据。</w:t>
      </w:r>
    </w:p>
    <w:p w14:paraId="7D687964"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2：</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第四相加数据。</w:t>
      </w:r>
    </w:p>
    <w:p w14:paraId="2C05F222"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具体地，编码器对复数CIR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proofErr w:type="spellStart"/>
      <w:r>
        <w:rPr>
          <w:rFonts w:ascii="宋体" w:hAnsi="宋体" w:hint="eastAsia"/>
          <w:spacing w:val="6"/>
          <w:kern w:val="0"/>
          <w:sz w:val="24"/>
        </w:rPr>
        <w:t>batch_scSequence_CIR</w:t>
      </w:r>
      <w:proofErr w:type="spellEnd"/>
      <w:r>
        <w:rPr>
          <w:rFonts w:ascii="宋体" w:hAnsi="宋体" w:hint="eastAsia"/>
          <w:spacing w:val="6"/>
          <w:kern w:val="0"/>
          <w:sz w:val="24"/>
        </w:rPr>
        <w:t>。随后编码器通过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proofErr w:type="spellStart"/>
      <w:r>
        <w:rPr>
          <w:rFonts w:ascii="宋体" w:hAnsi="宋体" w:hint="eastAsia"/>
          <w:spacing w:val="6"/>
          <w:kern w:val="0"/>
          <w:sz w:val="24"/>
        </w:rPr>
        <w:t>batch_scSequence_CIR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w:t>
      </w:r>
      <w:proofErr w:type="spellStart"/>
      <w:r>
        <w:rPr>
          <w:rFonts w:ascii="宋体" w:hAnsi="宋体" w:hint="eastAsia"/>
          <w:spacing w:val="6"/>
          <w:kern w:val="0"/>
          <w:sz w:val="24"/>
        </w:rPr>
        <w:t>batch_scEmbedding_CIR</w:t>
      </w:r>
      <w:proofErr w:type="spellEnd"/>
      <w:r>
        <w:rPr>
          <w:rFonts w:ascii="宋体" w:hAnsi="宋体" w:hint="eastAsia"/>
          <w:spacing w:val="6"/>
          <w:kern w:val="0"/>
          <w:sz w:val="24"/>
        </w:rPr>
        <w:t>。所述嵌入函数用于将离散的数据映射到连续高维向量的空间中，并且使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w:t>
      </w:r>
      <w:proofErr w:type="spellStart"/>
      <w:r>
        <w:rPr>
          <w:rFonts w:ascii="宋体" w:hAnsi="宋体" w:hint="eastAsia"/>
          <w:spacing w:val="6"/>
          <w:kern w:val="0"/>
          <w:sz w:val="24"/>
        </w:rPr>
        <w:t>batch_scEmbedding_CIR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。随后编码器将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w:t>
      </w:r>
      <w:proofErr w:type="spellStart"/>
      <w:r>
        <w:rPr>
          <w:rFonts w:ascii="宋体" w:hAnsi="宋体" w:hint="eastAsia"/>
          <w:spacing w:val="6"/>
          <w:kern w:val="0"/>
          <w:sz w:val="24"/>
        </w:rPr>
        <w:t>batch_scEmbedding_CIR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上，例如对两者的每个元素的数值直接相加，得到第四相加数据。</w:t>
      </w:r>
    </w:p>
    <w:p w14:paraId="7B26BF1D" w14:textId="6F923B84"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3：</w:t>
      </w:r>
      <w:r>
        <w:rPr>
          <w:rFonts w:ascii="宋体" w:hAnsi="宋体" w:hint="eastAsia"/>
          <w:snapToGrid w:val="0"/>
          <w:sz w:val="24"/>
        </w:rPr>
        <w:t>第四相加数据作为第四深度学习模型的输入，第四深度学习模型输出预测的CFR数据。</w:t>
      </w:r>
      <w:r>
        <w:rPr>
          <w:rFonts w:ascii="宋体" w:hAnsi="宋体" w:hint="eastAsia"/>
          <w:sz w:val="24"/>
        </w:rPr>
        <w:t>第四深度学习模型用于根据过去的CFR数据预测未来的CFR数据，并且侧重于</w:t>
      </w:r>
      <w:ins w:id="383" w:author="Shaun YIN" w:date="2025-11-05T15:46:00Z" w16du:dateUtc="2025-11-05T07:46:00Z">
        <w:r w:rsidR="00F0622B">
          <w:rPr>
            <w:rFonts w:ascii="宋体" w:hAnsi="宋体" w:hint="eastAsia"/>
            <w:sz w:val="24"/>
          </w:rPr>
          <w:t>历史CFR数据转换为</w:t>
        </w:r>
      </w:ins>
      <w:r>
        <w:rPr>
          <w:rFonts w:ascii="宋体" w:hAnsi="宋体" w:hint="eastAsia"/>
          <w:sz w:val="24"/>
        </w:rPr>
        <w:t>历史CIR数据</w:t>
      </w:r>
      <w:ins w:id="384" w:author="Shaun YIN" w:date="2025-11-05T15:46:00Z" w16du:dateUtc="2025-11-05T07:46:00Z">
        <w:r w:rsidR="00F0622B">
          <w:rPr>
            <w:rFonts w:ascii="宋体" w:hAnsi="宋体" w:hint="eastAsia"/>
            <w:sz w:val="24"/>
          </w:rPr>
          <w:t>后</w:t>
        </w:r>
      </w:ins>
      <w:r>
        <w:rPr>
          <w:rFonts w:ascii="宋体" w:hAnsi="宋体" w:hint="eastAsia"/>
          <w:sz w:val="24"/>
        </w:rPr>
        <w:t>在子载波维度的特征。例如，第四深度学习模型依次包括</w:t>
      </w:r>
      <w:r>
        <w:rPr>
          <w:rFonts w:ascii="宋体" w:hAnsi="宋体" w:hint="eastAsia"/>
          <w:spacing w:val="6"/>
          <w:kern w:val="0"/>
          <w:sz w:val="24"/>
        </w:rPr>
        <w:t>一维卷积层、批量归一化层、激活函数层、池化层，进行特征的提取和权重的学习。</w:t>
      </w:r>
    </w:p>
    <w:p w14:paraId="187EC7A7" w14:textId="4C45D629"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snapToGrid w:val="0"/>
          <w:sz w:val="24"/>
        </w:rPr>
        <w:t>步骤S</w:t>
      </w:r>
      <w:r>
        <w:rPr>
          <w:rFonts w:ascii="宋体" w:hAnsi="宋体" w:hint="eastAsia"/>
          <w:snapToGrid w:val="0"/>
          <w:sz w:val="24"/>
        </w:rPr>
        <w:t>D</w:t>
      </w:r>
      <w:r>
        <w:rPr>
          <w:rFonts w:ascii="宋体" w:hAnsi="宋体"/>
          <w:snapToGrid w:val="0"/>
          <w:sz w:val="24"/>
        </w:rPr>
        <w:t>4：</w:t>
      </w:r>
      <w:r>
        <w:rPr>
          <w:rFonts w:ascii="宋体" w:hAnsi="宋体" w:hint="eastAsia"/>
          <w:snapToGrid w:val="0"/>
          <w:sz w:val="24"/>
        </w:rPr>
        <w:t>解码器对第四深度学习模型输出的预测的CFR数据进行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del w:id="385" w:author="Shaun YIN" w:date="2025-11-05T15:46:00Z" w16du:dateUtc="2025-11-05T07:46:00Z">
        <w:r w:rsidDel="001C0A87">
          <w:rPr>
            <w:rFonts w:ascii="宋体" w:hAnsi="宋体" w:hint="eastAsia"/>
            <w:snapToGrid w:val="0"/>
            <w:sz w:val="24"/>
          </w:rPr>
          <w:delText>，</w:delText>
        </w:r>
      </w:del>
      <w:ins w:id="386" w:author="Shaun YIN" w:date="2025-11-05T15:46:00Z" w16du:dateUtc="2025-11-05T07:46:00Z">
        <w:r w:rsidR="001C0A87">
          <w:rPr>
            <w:rFonts w:ascii="宋体" w:hAnsi="宋体" w:hint="eastAsia"/>
            <w:snapToGrid w:val="0"/>
            <w:sz w:val="24"/>
          </w:rPr>
          <w:t>。所述</w:t>
        </w:r>
      </w:ins>
      <w:r>
        <w:rPr>
          <w:rFonts w:ascii="宋体" w:hAnsi="宋体" w:hint="eastAsia"/>
          <w:snapToGrid w:val="0"/>
          <w:sz w:val="24"/>
        </w:rPr>
        <w:t>裁剪</w:t>
      </w:r>
      <w:ins w:id="387" w:author="Shaun YIN" w:date="2025-11-05T15:46:00Z" w16du:dateUtc="2025-11-05T07:46:00Z">
        <w:r w:rsidR="001C0A87">
          <w:rPr>
            <w:rFonts w:ascii="宋体" w:hAnsi="宋体" w:hint="eastAsia"/>
            <w:snapToGrid w:val="0"/>
            <w:sz w:val="24"/>
          </w:rPr>
          <w:t>是</w:t>
        </w:r>
        <w:proofErr w:type="gramStart"/>
        <w:r w:rsidR="001C0A87">
          <w:rPr>
            <w:rFonts w:ascii="宋体" w:hAnsi="宋体" w:hint="eastAsia"/>
            <w:snapToGrid w:val="0"/>
            <w:sz w:val="24"/>
          </w:rPr>
          <w:t>让预测</w:t>
        </w:r>
        <w:proofErr w:type="gramEnd"/>
        <w:r w:rsidR="001C0A87">
          <w:rPr>
            <w:rFonts w:ascii="宋体" w:hAnsi="宋体" w:hint="eastAsia"/>
            <w:snapToGrid w:val="0"/>
            <w:sz w:val="24"/>
          </w:rPr>
          <w:t>的CFR数据与每个批次的输出数据时间掩码</w:t>
        </w:r>
        <w:proofErr w:type="spellStart"/>
        <w:r w:rsidR="001C0A87">
          <w:rPr>
            <w:rFonts w:ascii="宋体" w:hAnsi="宋体" w:hint="eastAsia"/>
            <w:snapToGrid w:val="0"/>
            <w:sz w:val="24"/>
          </w:rPr>
          <w:t>batch_y_mark</w:t>
        </w:r>
        <w:proofErr w:type="spellEnd"/>
        <w:r w:rsidR="001C0A87">
          <w:rPr>
            <w:rFonts w:ascii="宋体" w:hAnsi="宋体" w:hint="eastAsia"/>
            <w:snapToGrid w:val="0"/>
            <w:sz w:val="24"/>
          </w:rPr>
          <w:t>进行矩阵计算，得到的</w:t>
        </w:r>
      </w:ins>
      <w:del w:id="388" w:author="Shaun YIN" w:date="2025-11-05T15:46:00Z" w16du:dateUtc="2025-11-05T07:46:00Z">
        <w:r w:rsidDel="001C0A87">
          <w:rPr>
            <w:rFonts w:ascii="宋体" w:hAnsi="宋体" w:hint="eastAsia"/>
            <w:snapToGrid w:val="0"/>
            <w:sz w:val="24"/>
          </w:rPr>
          <w:delText>的目的是让</w:delText>
        </w:r>
      </w:del>
      <w:r>
        <w:rPr>
          <w:rFonts w:ascii="宋体" w:hAnsi="宋体" w:hint="eastAsia"/>
          <w:snapToGrid w:val="0"/>
          <w:sz w:val="24"/>
        </w:rPr>
        <w:t>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的数据维度。例如，解码器包含</w:t>
      </w:r>
      <w:r>
        <w:rPr>
          <w:rFonts w:ascii="宋体" w:hAnsi="宋体"/>
          <w:snapToGrid w:val="0"/>
          <w:sz w:val="24"/>
        </w:rPr>
        <w:t>全连接层，</w:t>
      </w:r>
      <w:r>
        <w:rPr>
          <w:rFonts w:ascii="宋体" w:hAnsi="宋体" w:hint="eastAsia"/>
          <w:snapToGrid w:val="0"/>
          <w:sz w:val="24"/>
        </w:rPr>
        <w:t>这一步</w:t>
      </w:r>
      <w:r>
        <w:rPr>
          <w:rFonts w:ascii="宋体" w:hAnsi="宋体"/>
          <w:snapToGrid w:val="0"/>
          <w:sz w:val="24"/>
        </w:rPr>
        <w:t>对全连接层</w:t>
      </w:r>
      <w:r>
        <w:rPr>
          <w:rFonts w:ascii="宋体" w:hAnsi="宋体" w:hint="eastAsia"/>
          <w:snapToGrid w:val="0"/>
          <w:sz w:val="24"/>
        </w:rPr>
        <w:t>的</w:t>
      </w:r>
      <w:r>
        <w:rPr>
          <w:rFonts w:ascii="宋体" w:hAnsi="宋体"/>
          <w:snapToGrid w:val="0"/>
          <w:sz w:val="24"/>
        </w:rPr>
        <w:t>输出进行裁剪</w:t>
      </w:r>
      <w:r>
        <w:rPr>
          <w:rFonts w:ascii="宋体" w:hAnsi="宋体" w:hint="eastAsia"/>
          <w:snapToGrid w:val="0"/>
          <w:sz w:val="24"/>
        </w:rPr>
        <w:t>。随后根据每个批次的预测的CFR</w:t>
      </w:r>
      <w:r>
        <w:rPr>
          <w:rFonts w:ascii="宋体" w:hAnsi="宋体"/>
          <w:snapToGrid w:val="0"/>
          <w:sz w:val="24"/>
        </w:rPr>
        <w:t>数据</w:t>
      </w:r>
      <w:del w:id="389" w:author="Shaun YIN" w:date="2025-11-05T15:47:00Z" w16du:dateUtc="2025-11-05T07:47:00Z">
        <w:r w:rsidDel="001C0A87">
          <w:rPr>
            <w:rFonts w:ascii="宋体" w:hAnsi="宋体" w:hint="eastAsia"/>
            <w:snapToGrid w:val="0"/>
            <w:sz w:val="24"/>
          </w:rPr>
          <w:delText>、</w:delText>
        </w:r>
      </w:del>
      <w:ins w:id="390" w:author="Shaun YIN" w:date="2025-11-05T15:47:00Z" w16du:dateUtc="2025-11-05T07:47:00Z">
        <w:r w:rsidR="001C0A87">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lastRenderedPageBreak/>
        <w:t>batch_y</w:t>
      </w:r>
      <w:proofErr w:type="spellEnd"/>
      <w:del w:id="391" w:author="Shaun YIN" w:date="2025-11-05T15:47:00Z" w16du:dateUtc="2025-11-05T07:47:00Z">
        <w:r w:rsidDel="001C0A87">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，使解码器输出的每个批次的预测的CFR数据尽量接近于该批次的输出数据的拟合目标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52BE1EEB" w14:textId="33FEB9A4"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所述步骤SD2至步骤SD4是对第四深度学习模型</w:t>
      </w:r>
      <w:ins w:id="392" w:author="Shaun YIN" w:date="2025-11-05T15:47:00Z" w16du:dateUtc="2025-11-05T07:47:00Z">
        <w:r w:rsidR="001C0A87">
          <w:rPr>
            <w:rFonts w:ascii="宋体" w:hAnsi="宋体" w:hint="eastAsia"/>
            <w:snapToGrid w:val="0"/>
            <w:sz w:val="24"/>
          </w:rPr>
          <w:t>联合编码器和解码器</w:t>
        </w:r>
      </w:ins>
      <w:r>
        <w:rPr>
          <w:rFonts w:ascii="宋体" w:hAnsi="宋体" w:hint="eastAsia"/>
          <w:snapToGrid w:val="0"/>
          <w:sz w:val="24"/>
        </w:rPr>
        <w:t>进行训练的过程。在训练过程中，例如</w:t>
      </w:r>
      <w:r>
        <w:rPr>
          <w:rFonts w:ascii="宋体" w:hAnsi="宋体"/>
          <w:snapToGrid w:val="0"/>
          <w:sz w:val="24"/>
        </w:rPr>
        <w:t>使用均方误差函数作为损失函数，计算预测</w:t>
      </w:r>
      <w:r>
        <w:rPr>
          <w:rFonts w:ascii="宋体" w:hAnsi="宋体" w:hint="eastAsia"/>
          <w:snapToGrid w:val="0"/>
          <w:sz w:val="24"/>
        </w:rPr>
        <w:t>结果</w:t>
      </w:r>
      <w:r>
        <w:rPr>
          <w:rFonts w:ascii="宋体" w:hAnsi="宋体"/>
          <w:snapToGrid w:val="0"/>
          <w:sz w:val="24"/>
        </w:rPr>
        <w:t>和</w:t>
      </w:r>
      <w:r>
        <w:rPr>
          <w:rFonts w:ascii="宋体" w:hAnsi="宋体" w:hint="eastAsia"/>
          <w:snapToGrid w:val="0"/>
          <w:sz w:val="24"/>
        </w:rPr>
        <w:t>拟合目标</w:t>
      </w:r>
      <w:r>
        <w:rPr>
          <w:rFonts w:ascii="宋体" w:hAnsi="宋体"/>
          <w:snapToGrid w:val="0"/>
          <w:sz w:val="24"/>
        </w:rPr>
        <w:t>之间的误差并进行反向传播训练</w:t>
      </w:r>
      <w:r>
        <w:rPr>
          <w:rFonts w:ascii="宋体" w:hAnsi="宋体" w:hint="eastAsia"/>
          <w:snapToGrid w:val="0"/>
          <w:sz w:val="24"/>
        </w:rPr>
        <w:t>第四深度学习模型。在训练过程中，例如使用自适应</w:t>
      </w:r>
      <w:proofErr w:type="gramStart"/>
      <w:r>
        <w:rPr>
          <w:rFonts w:ascii="宋体" w:hAnsi="宋体" w:hint="eastAsia"/>
          <w:snapToGrid w:val="0"/>
          <w:sz w:val="24"/>
        </w:rPr>
        <w:t>矩</w:t>
      </w:r>
      <w:proofErr w:type="gramEnd"/>
      <w:r>
        <w:rPr>
          <w:rFonts w:ascii="宋体" w:hAnsi="宋体" w:hint="eastAsia"/>
          <w:snapToGrid w:val="0"/>
          <w:sz w:val="24"/>
        </w:rPr>
        <w:t>估计优化器作为优化算法，提高计算效率。</w:t>
      </w:r>
    </w:p>
    <w:p w14:paraId="62B501A0"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步骤SD5：采用训练好的第四深度学习模型联合编码器和解码器基于实际场景中获得的历史的复数CFR数据作为输入，输出预测的未来的CFR数据。所述训练好的第四深度学习模型、编码器、解码器例如部署在移动终端的芯片中。所述实际场景中获得的历史CFR数据例如由传感器采集得到。</w:t>
      </w:r>
    </w:p>
    <w:p w14:paraId="550C3250"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具体地，先根据实际场景中获得的历史的复数CFR数据得到每个批次的输入数据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（参考步骤SD1）；随后由</w:t>
      </w:r>
      <w:r>
        <w:rPr>
          <w:rFonts w:ascii="宋体" w:hAnsi="宋体" w:hint="eastAsia"/>
          <w:snapToGrid w:val="0"/>
          <w:sz w:val="24"/>
        </w:rPr>
        <w:t>编码器根据复数CIR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第四相加数据（参考步骤SD2）；随后</w:t>
      </w:r>
      <w:r>
        <w:rPr>
          <w:rFonts w:ascii="宋体" w:hAnsi="宋体" w:hint="eastAsia"/>
          <w:snapToGrid w:val="0"/>
          <w:sz w:val="24"/>
        </w:rPr>
        <w:t>第四相加数据作为第四深度学习模型的输入，第四深度学习模型输出预测的CFR数据</w:t>
      </w:r>
      <w:r>
        <w:rPr>
          <w:rFonts w:ascii="宋体" w:hAnsi="宋体" w:hint="eastAsia"/>
          <w:spacing w:val="6"/>
          <w:kern w:val="0"/>
          <w:sz w:val="24"/>
        </w:rPr>
        <w:t>（参考步骤SD3）；随后</w:t>
      </w:r>
      <w:r>
        <w:rPr>
          <w:rFonts w:ascii="宋体" w:hAnsi="宋体" w:hint="eastAsia"/>
          <w:snapToGrid w:val="0"/>
          <w:sz w:val="24"/>
        </w:rPr>
        <w:t>解码器对第四深度学习模型输出的预测的CFR数据进行</w:t>
      </w:r>
      <w:r>
        <w:rPr>
          <w:rFonts w:ascii="宋体" w:hAnsi="宋体"/>
          <w:snapToGrid w:val="0"/>
          <w:sz w:val="24"/>
        </w:rPr>
        <w:t>裁剪，得到</w:t>
      </w:r>
      <w:r>
        <w:rPr>
          <w:rFonts w:ascii="宋体" w:hAnsi="宋体" w:hint="eastAsia"/>
          <w:snapToGrid w:val="0"/>
          <w:sz w:val="24"/>
        </w:rPr>
        <w:t>预测维度的预测的CFR</w:t>
      </w:r>
      <w:r>
        <w:rPr>
          <w:rFonts w:ascii="宋体" w:hAnsi="宋体"/>
          <w:snapToGrid w:val="0"/>
          <w:sz w:val="24"/>
        </w:rPr>
        <w:t>数据</w:t>
      </w:r>
      <w:r>
        <w:rPr>
          <w:rFonts w:ascii="宋体" w:hAnsi="宋体" w:hint="eastAsia"/>
          <w:spacing w:val="6"/>
          <w:kern w:val="0"/>
          <w:sz w:val="24"/>
        </w:rPr>
        <w:t>（参考步骤SD4）</w:t>
      </w:r>
      <w:r>
        <w:rPr>
          <w:rFonts w:ascii="宋体" w:hAnsi="宋体" w:hint="eastAsia"/>
          <w:snapToGrid w:val="0"/>
          <w:sz w:val="24"/>
        </w:rPr>
        <w:t>。</w:t>
      </w:r>
    </w:p>
    <w:p w14:paraId="4FF30313" w14:textId="5FA0A718" w:rsidR="00D63461" w:rsidRDefault="00000000">
      <w:pPr>
        <w:tabs>
          <w:tab w:val="left" w:pos="0"/>
        </w:tabs>
        <w:adjustRightInd w:val="0"/>
        <w:snapToGrid w:val="0"/>
        <w:spacing w:line="360" w:lineRule="auto"/>
        <w:ind w:firstLineChars="200" w:firstLine="492"/>
        <w:textAlignment w:val="baseline"/>
        <w:rPr>
          <w:rFonts w:ascii="宋体" w:hAnsi="宋体" w:hint="eastAsia"/>
          <w:color w:val="00B050"/>
          <w:sz w:val="24"/>
        </w:rPr>
      </w:pPr>
      <w:r>
        <w:rPr>
          <w:rFonts w:ascii="宋体" w:hAnsi="宋体"/>
          <w:spacing w:val="6"/>
          <w:kern w:val="0"/>
          <w:sz w:val="24"/>
        </w:rPr>
        <w:t>本</w:t>
      </w:r>
      <w:r>
        <w:rPr>
          <w:rFonts w:ascii="宋体" w:hAnsi="宋体" w:hint="eastAsia"/>
          <w:spacing w:val="6"/>
          <w:kern w:val="0"/>
          <w:sz w:val="24"/>
        </w:rPr>
        <w:t>申请提出的</w:t>
      </w:r>
      <w:ins w:id="393" w:author="Shaun YIN" w:date="2025-11-05T15:47:00Z" w16du:dateUtc="2025-11-05T07:47:00Z">
        <w:r w:rsidR="009221CC">
          <w:rPr>
            <w:rFonts w:ascii="宋体" w:hAnsi="宋体" w:hint="eastAsia"/>
            <w:spacing w:val="6"/>
            <w:kern w:val="0"/>
            <w:sz w:val="24"/>
          </w:rPr>
          <w:t>用于预测</w:t>
        </w:r>
      </w:ins>
      <w:r>
        <w:rPr>
          <w:rFonts w:ascii="宋体" w:hAnsi="宋体" w:hint="eastAsia"/>
          <w:spacing w:val="6"/>
          <w:kern w:val="0"/>
          <w:sz w:val="24"/>
        </w:rPr>
        <w:t>信道状态信息</w:t>
      </w:r>
      <w:ins w:id="394" w:author="Shaun YIN" w:date="2025-11-05T15:47:00Z" w16du:dateUtc="2025-11-05T07:47:00Z">
        <w:r w:rsidR="009221CC">
          <w:rPr>
            <w:rFonts w:ascii="宋体" w:hAnsi="宋体" w:hint="eastAsia"/>
            <w:spacing w:val="6"/>
            <w:kern w:val="0"/>
            <w:sz w:val="24"/>
          </w:rPr>
          <w:t>的编码</w:t>
        </w:r>
      </w:ins>
      <w:del w:id="395" w:author="Shaun YIN" w:date="2025-11-05T15:47:00Z" w16du:dateUtc="2025-11-05T07:47:00Z">
        <w:r w:rsidDel="009221CC">
          <w:rPr>
            <w:rFonts w:ascii="宋体" w:hAnsi="宋体" w:hint="eastAsia"/>
            <w:spacing w:val="6"/>
            <w:kern w:val="0"/>
            <w:sz w:val="24"/>
          </w:rPr>
          <w:delText>预测</w:delText>
        </w:r>
      </w:del>
      <w:r>
        <w:rPr>
          <w:rFonts w:ascii="宋体" w:hAnsi="宋体" w:hint="eastAsia"/>
          <w:spacing w:val="6"/>
          <w:kern w:val="0"/>
          <w:sz w:val="24"/>
        </w:rPr>
        <w:t>方法</w:t>
      </w:r>
      <w:r>
        <w:rPr>
          <w:rFonts w:ascii="宋体" w:hAnsi="宋体"/>
          <w:spacing w:val="6"/>
          <w:kern w:val="0"/>
          <w:sz w:val="24"/>
        </w:rPr>
        <w:t>的基本原理是：在信道状态信息预测中，以CFR</w:t>
      </w:r>
      <w:r>
        <w:rPr>
          <w:rFonts w:ascii="宋体" w:hAnsi="宋体" w:hint="eastAsia"/>
          <w:spacing w:val="6"/>
          <w:kern w:val="0"/>
          <w:sz w:val="24"/>
        </w:rPr>
        <w:t>数据</w:t>
      </w:r>
      <w:r>
        <w:rPr>
          <w:rFonts w:ascii="宋体" w:hAnsi="宋体"/>
          <w:spacing w:val="6"/>
          <w:kern w:val="0"/>
          <w:sz w:val="24"/>
        </w:rPr>
        <w:t>作为预测目标</w:t>
      </w:r>
      <w:r>
        <w:rPr>
          <w:rFonts w:ascii="宋体" w:hAnsi="宋体" w:hint="eastAsia"/>
          <w:spacing w:val="6"/>
          <w:kern w:val="0"/>
          <w:sz w:val="24"/>
        </w:rPr>
        <w:t>。</w:t>
      </w:r>
      <w:r>
        <w:rPr>
          <w:rFonts w:ascii="宋体" w:hAnsi="宋体"/>
          <w:spacing w:val="6"/>
          <w:kern w:val="0"/>
          <w:sz w:val="24"/>
        </w:rPr>
        <w:t>CFR</w:t>
      </w:r>
      <w:r>
        <w:rPr>
          <w:rFonts w:ascii="宋体" w:hAnsi="宋体" w:hint="eastAsia"/>
          <w:spacing w:val="6"/>
          <w:kern w:val="0"/>
          <w:sz w:val="24"/>
        </w:rPr>
        <w:t>数据</w:t>
      </w:r>
      <w:r>
        <w:rPr>
          <w:rFonts w:ascii="宋体" w:hAnsi="宋体"/>
          <w:spacing w:val="6"/>
          <w:kern w:val="0"/>
          <w:sz w:val="24"/>
        </w:rPr>
        <w:t>可以从幅频特性和相频特性来分别描述信道对信号传播的影响，借助特定信号的信道频率响应，可以计算不同多径路径的传播特征，从中分析出对定位和感知有用的信息。</w:t>
      </w:r>
      <w:r>
        <w:rPr>
          <w:rFonts w:ascii="宋体" w:hAnsi="宋体" w:hint="eastAsia"/>
          <w:spacing w:val="6"/>
          <w:kern w:val="0"/>
          <w:sz w:val="24"/>
        </w:rPr>
        <w:t>幅频特性表示输出信号的幅度与输入信号的幅度</w:t>
      </w:r>
      <w:proofErr w:type="gramStart"/>
      <w:r>
        <w:rPr>
          <w:rFonts w:ascii="宋体" w:hAnsi="宋体" w:hint="eastAsia"/>
          <w:spacing w:val="6"/>
          <w:kern w:val="0"/>
          <w:sz w:val="24"/>
        </w:rPr>
        <w:t>之比随频率</w:t>
      </w:r>
      <w:proofErr w:type="gramEnd"/>
      <w:r>
        <w:rPr>
          <w:rFonts w:ascii="宋体" w:hAnsi="宋体" w:hint="eastAsia"/>
          <w:spacing w:val="6"/>
          <w:kern w:val="0"/>
          <w:sz w:val="24"/>
        </w:rPr>
        <w:t>变化的特性，相频特性表示输出信号的相位与输入信号的相位差随频率变化的特性。</w:t>
      </w:r>
      <w:r>
        <w:rPr>
          <w:rFonts w:ascii="宋体" w:hAnsi="宋体"/>
          <w:spacing w:val="6"/>
          <w:kern w:val="0"/>
          <w:sz w:val="24"/>
        </w:rPr>
        <w:t>同时，</w:t>
      </w:r>
      <w:r>
        <w:rPr>
          <w:rFonts w:ascii="宋体" w:hAnsi="宋体" w:hint="eastAsia"/>
          <w:spacing w:val="6"/>
          <w:kern w:val="0"/>
          <w:sz w:val="24"/>
        </w:rPr>
        <w:t>本申请</w:t>
      </w:r>
      <w:r>
        <w:rPr>
          <w:rFonts w:ascii="宋体" w:hAnsi="宋体"/>
          <w:spacing w:val="6"/>
          <w:kern w:val="0"/>
          <w:sz w:val="24"/>
        </w:rPr>
        <w:t>提出的编码</w:t>
      </w:r>
      <w:r>
        <w:rPr>
          <w:rFonts w:ascii="宋体" w:hAnsi="宋体" w:hint="eastAsia"/>
          <w:spacing w:val="6"/>
          <w:kern w:val="0"/>
          <w:sz w:val="24"/>
        </w:rPr>
        <w:t>方法</w:t>
      </w:r>
      <w:r>
        <w:rPr>
          <w:rFonts w:ascii="宋体" w:hAnsi="宋体"/>
          <w:spacing w:val="6"/>
          <w:kern w:val="0"/>
          <w:sz w:val="24"/>
        </w:rPr>
        <w:t>利用</w:t>
      </w:r>
      <w:r>
        <w:rPr>
          <w:rFonts w:ascii="宋体" w:hAnsi="宋体" w:hint="eastAsia"/>
          <w:spacing w:val="6"/>
          <w:kern w:val="0"/>
          <w:sz w:val="24"/>
        </w:rPr>
        <w:t>历史CFR数据</w:t>
      </w:r>
      <w:r>
        <w:rPr>
          <w:rFonts w:ascii="宋体" w:hAnsi="宋体"/>
          <w:spacing w:val="6"/>
          <w:kern w:val="0"/>
          <w:sz w:val="24"/>
        </w:rPr>
        <w:t>的变化率来描述相对相干时间</w:t>
      </w:r>
      <w:r>
        <w:rPr>
          <w:rFonts w:ascii="宋体" w:hAnsi="宋体" w:hint="eastAsia"/>
          <w:spacing w:val="6"/>
          <w:kern w:val="0"/>
          <w:sz w:val="24"/>
        </w:rPr>
        <w:t>的变化（实施例一）、或者</w:t>
      </w:r>
      <w:r>
        <w:rPr>
          <w:rFonts w:ascii="宋体" w:hAnsi="宋体"/>
          <w:spacing w:val="6"/>
          <w:kern w:val="0"/>
          <w:sz w:val="24"/>
        </w:rPr>
        <w:t>利用</w:t>
      </w:r>
      <w:r>
        <w:rPr>
          <w:rFonts w:ascii="宋体" w:hAnsi="宋体" w:hint="eastAsia"/>
          <w:spacing w:val="6"/>
          <w:kern w:val="0"/>
          <w:sz w:val="24"/>
        </w:rPr>
        <w:t>历史CFR数据</w:t>
      </w:r>
      <w:r>
        <w:rPr>
          <w:rFonts w:ascii="宋体" w:hAnsi="宋体"/>
          <w:spacing w:val="6"/>
          <w:kern w:val="0"/>
          <w:sz w:val="24"/>
        </w:rPr>
        <w:t>的变化率来描述相对相干</w:t>
      </w:r>
      <w:r>
        <w:rPr>
          <w:rFonts w:ascii="宋体" w:hAnsi="宋体" w:hint="eastAsia"/>
          <w:spacing w:val="6"/>
          <w:kern w:val="0"/>
          <w:sz w:val="24"/>
        </w:rPr>
        <w:t>空</w:t>
      </w:r>
      <w:r>
        <w:rPr>
          <w:rFonts w:ascii="宋体" w:hAnsi="宋体"/>
          <w:spacing w:val="6"/>
          <w:kern w:val="0"/>
          <w:sz w:val="24"/>
        </w:rPr>
        <w:t>间</w:t>
      </w:r>
      <w:r>
        <w:rPr>
          <w:rFonts w:ascii="宋体" w:hAnsi="宋体" w:hint="eastAsia"/>
          <w:spacing w:val="6"/>
          <w:kern w:val="0"/>
          <w:sz w:val="24"/>
        </w:rPr>
        <w:t>的变化（实施例二）、或者</w:t>
      </w:r>
      <w:r>
        <w:rPr>
          <w:rFonts w:ascii="宋体" w:hAnsi="宋体"/>
          <w:spacing w:val="6"/>
          <w:kern w:val="0"/>
          <w:sz w:val="24"/>
        </w:rPr>
        <w:t>利用</w:t>
      </w:r>
      <w:r>
        <w:rPr>
          <w:rFonts w:ascii="宋体" w:hAnsi="宋体" w:hint="eastAsia"/>
          <w:spacing w:val="6"/>
          <w:kern w:val="0"/>
          <w:sz w:val="24"/>
        </w:rPr>
        <w:t>历史CIR数据</w:t>
      </w:r>
      <w:r>
        <w:rPr>
          <w:rFonts w:ascii="宋体" w:hAnsi="宋体"/>
          <w:spacing w:val="6"/>
          <w:kern w:val="0"/>
          <w:sz w:val="24"/>
        </w:rPr>
        <w:t>的变化率来描述相对相干时间</w:t>
      </w:r>
      <w:r>
        <w:rPr>
          <w:rFonts w:ascii="宋体" w:hAnsi="宋体" w:hint="eastAsia"/>
          <w:spacing w:val="6"/>
          <w:kern w:val="0"/>
          <w:sz w:val="24"/>
        </w:rPr>
        <w:t>的变化（实施例三）、或者</w:t>
      </w:r>
      <w:r>
        <w:rPr>
          <w:rFonts w:ascii="宋体" w:hAnsi="宋体"/>
          <w:spacing w:val="6"/>
          <w:kern w:val="0"/>
          <w:sz w:val="24"/>
        </w:rPr>
        <w:t>利用</w:t>
      </w:r>
      <w:r>
        <w:rPr>
          <w:rFonts w:ascii="宋体" w:hAnsi="宋体" w:hint="eastAsia"/>
          <w:spacing w:val="6"/>
          <w:kern w:val="0"/>
          <w:sz w:val="24"/>
        </w:rPr>
        <w:t>历史CIR数据</w:t>
      </w:r>
      <w:r>
        <w:rPr>
          <w:rFonts w:ascii="宋体" w:hAnsi="宋体"/>
          <w:spacing w:val="6"/>
          <w:kern w:val="0"/>
          <w:sz w:val="24"/>
        </w:rPr>
        <w:t>的变化率来描述相对相干</w:t>
      </w:r>
      <w:r>
        <w:rPr>
          <w:rFonts w:ascii="宋体" w:hAnsi="宋体" w:hint="eastAsia"/>
          <w:spacing w:val="6"/>
          <w:kern w:val="0"/>
          <w:sz w:val="24"/>
        </w:rPr>
        <w:t>空</w:t>
      </w:r>
      <w:r>
        <w:rPr>
          <w:rFonts w:ascii="宋体" w:hAnsi="宋体"/>
          <w:spacing w:val="6"/>
          <w:kern w:val="0"/>
          <w:sz w:val="24"/>
        </w:rPr>
        <w:t>间</w:t>
      </w:r>
      <w:r>
        <w:rPr>
          <w:rFonts w:ascii="宋体" w:hAnsi="宋体" w:hint="eastAsia"/>
          <w:spacing w:val="6"/>
          <w:kern w:val="0"/>
          <w:sz w:val="24"/>
        </w:rPr>
        <w:t>的变化（实施例四），</w:t>
      </w:r>
      <w:r>
        <w:rPr>
          <w:rFonts w:ascii="宋体" w:hAnsi="宋体"/>
          <w:spacing w:val="6"/>
          <w:kern w:val="0"/>
          <w:sz w:val="24"/>
        </w:rPr>
        <w:t>从而</w:t>
      </w:r>
      <w:r>
        <w:rPr>
          <w:rFonts w:ascii="宋体" w:hAnsi="宋体" w:hint="eastAsia"/>
          <w:spacing w:val="6"/>
          <w:kern w:val="0"/>
          <w:sz w:val="24"/>
        </w:rPr>
        <w:t>能够</w:t>
      </w:r>
      <w:r>
        <w:rPr>
          <w:rFonts w:ascii="宋体" w:hAnsi="宋体"/>
          <w:spacing w:val="6"/>
          <w:kern w:val="0"/>
          <w:sz w:val="24"/>
        </w:rPr>
        <w:t>融合更加丰富的时间信息</w:t>
      </w:r>
      <w:r>
        <w:rPr>
          <w:rFonts w:ascii="宋体" w:hAnsi="宋体" w:hint="eastAsia"/>
          <w:spacing w:val="6"/>
          <w:kern w:val="0"/>
          <w:sz w:val="24"/>
        </w:rPr>
        <w:t>或</w:t>
      </w:r>
      <w:r>
        <w:rPr>
          <w:rFonts w:ascii="宋体" w:hAnsi="宋体"/>
          <w:spacing w:val="6"/>
          <w:kern w:val="0"/>
          <w:sz w:val="24"/>
        </w:rPr>
        <w:t>更加丰富的</w:t>
      </w:r>
      <w:r>
        <w:rPr>
          <w:rFonts w:ascii="宋体" w:hAnsi="宋体" w:hint="eastAsia"/>
          <w:spacing w:val="6"/>
          <w:kern w:val="0"/>
          <w:sz w:val="24"/>
        </w:rPr>
        <w:t>空间</w:t>
      </w:r>
      <w:r>
        <w:rPr>
          <w:rFonts w:ascii="宋体" w:hAnsi="宋体"/>
          <w:spacing w:val="6"/>
          <w:kern w:val="0"/>
          <w:sz w:val="24"/>
        </w:rPr>
        <w:t>信息</w:t>
      </w:r>
      <w:r>
        <w:rPr>
          <w:rFonts w:ascii="宋体" w:hAnsi="宋体" w:hint="eastAsia"/>
          <w:spacing w:val="6"/>
          <w:kern w:val="0"/>
          <w:sz w:val="24"/>
        </w:rPr>
        <w:t>。</w:t>
      </w:r>
      <w:r>
        <w:rPr>
          <w:rFonts w:ascii="宋体" w:hAnsi="宋体"/>
          <w:spacing w:val="6"/>
          <w:kern w:val="0"/>
          <w:sz w:val="24"/>
        </w:rPr>
        <w:t>相对相干时间</w:t>
      </w:r>
      <w:r>
        <w:rPr>
          <w:rFonts w:ascii="宋体" w:hAnsi="宋体" w:hint="eastAsia"/>
          <w:spacing w:val="6"/>
          <w:kern w:val="0"/>
          <w:sz w:val="24"/>
        </w:rPr>
        <w:t>是</w:t>
      </w:r>
      <w:r>
        <w:rPr>
          <w:rFonts w:ascii="宋体" w:hAnsi="宋体"/>
          <w:spacing w:val="6"/>
          <w:kern w:val="0"/>
          <w:sz w:val="24"/>
        </w:rPr>
        <w:t>指在一定阈值下，</w:t>
      </w:r>
      <w:r>
        <w:rPr>
          <w:rFonts w:ascii="宋体" w:hAnsi="宋体" w:hint="eastAsia"/>
          <w:spacing w:val="6"/>
          <w:kern w:val="0"/>
          <w:sz w:val="24"/>
        </w:rPr>
        <w:t>CFR数据或CIR数据</w:t>
      </w:r>
      <w:r>
        <w:rPr>
          <w:rFonts w:ascii="宋体" w:hAnsi="宋体"/>
          <w:spacing w:val="6"/>
          <w:kern w:val="0"/>
          <w:sz w:val="24"/>
        </w:rPr>
        <w:t>发生变化所需的时间</w:t>
      </w:r>
      <w:r>
        <w:rPr>
          <w:rFonts w:ascii="宋体" w:hAnsi="宋体" w:hint="eastAsia"/>
          <w:spacing w:val="6"/>
          <w:kern w:val="0"/>
          <w:sz w:val="24"/>
        </w:rPr>
        <w:t>。</w:t>
      </w:r>
      <w:r>
        <w:rPr>
          <w:rFonts w:ascii="宋体" w:hAnsi="宋体"/>
          <w:spacing w:val="6"/>
          <w:kern w:val="0"/>
          <w:sz w:val="24"/>
        </w:rPr>
        <w:t>相对相干</w:t>
      </w:r>
      <w:r>
        <w:rPr>
          <w:rFonts w:ascii="宋体" w:hAnsi="宋体" w:hint="eastAsia"/>
          <w:spacing w:val="6"/>
          <w:kern w:val="0"/>
          <w:sz w:val="24"/>
        </w:rPr>
        <w:t>空间是</w:t>
      </w:r>
      <w:r>
        <w:rPr>
          <w:rFonts w:ascii="宋体" w:hAnsi="宋体"/>
          <w:spacing w:val="6"/>
          <w:kern w:val="0"/>
          <w:sz w:val="24"/>
        </w:rPr>
        <w:t>指在一定阈值下，</w:t>
      </w:r>
      <w:r>
        <w:rPr>
          <w:rFonts w:ascii="宋体" w:hAnsi="宋体" w:hint="eastAsia"/>
          <w:spacing w:val="6"/>
          <w:kern w:val="0"/>
          <w:sz w:val="24"/>
        </w:rPr>
        <w:t>CFR数据或CIR数据</w:t>
      </w:r>
      <w:r>
        <w:rPr>
          <w:rFonts w:ascii="宋体" w:hAnsi="宋体"/>
          <w:spacing w:val="6"/>
          <w:kern w:val="0"/>
          <w:sz w:val="24"/>
        </w:rPr>
        <w:t>发生变化所需的</w:t>
      </w:r>
      <w:r>
        <w:rPr>
          <w:rFonts w:ascii="宋体" w:hAnsi="宋体" w:hint="eastAsia"/>
          <w:spacing w:val="6"/>
          <w:kern w:val="0"/>
          <w:sz w:val="24"/>
        </w:rPr>
        <w:t>子载波数。</w:t>
      </w:r>
      <w:r>
        <w:rPr>
          <w:rFonts w:ascii="宋体" w:hAnsi="宋体"/>
          <w:spacing w:val="6"/>
          <w:kern w:val="0"/>
          <w:sz w:val="24"/>
        </w:rPr>
        <w:t>本</w:t>
      </w:r>
      <w:r>
        <w:rPr>
          <w:rFonts w:ascii="宋体" w:hAnsi="宋体" w:hint="eastAsia"/>
          <w:spacing w:val="6"/>
          <w:kern w:val="0"/>
          <w:sz w:val="24"/>
        </w:rPr>
        <w:t>申请</w:t>
      </w:r>
      <w:r>
        <w:rPr>
          <w:rFonts w:ascii="宋体" w:hAnsi="宋体"/>
          <w:spacing w:val="6"/>
          <w:kern w:val="0"/>
          <w:sz w:val="24"/>
        </w:rPr>
        <w:t>提出的方法适用于</w:t>
      </w:r>
      <w:r>
        <w:rPr>
          <w:rFonts w:ascii="宋体" w:hAnsi="宋体" w:hint="eastAsia"/>
          <w:spacing w:val="6"/>
          <w:kern w:val="0"/>
          <w:sz w:val="24"/>
        </w:rPr>
        <w:t>缺乏物理意义可解释性的深度学习模型，例如CNN模型、时</w:t>
      </w:r>
      <w:del w:id="396" w:author="Shaun YIN" w:date="2025-11-05T15:49:00Z" w16du:dateUtc="2025-11-05T07:49:00Z">
        <w:r w:rsidDel="0054318D">
          <w:rPr>
            <w:rFonts w:ascii="宋体" w:hAnsi="宋体" w:hint="eastAsia"/>
            <w:spacing w:val="6"/>
            <w:kern w:val="0"/>
            <w:sz w:val="24"/>
          </w:rPr>
          <w:delText>间</w:delText>
        </w:r>
      </w:del>
      <w:ins w:id="397" w:author="Shaun YIN" w:date="2025-11-05T15:49:00Z" w16du:dateUtc="2025-11-05T07:49:00Z">
        <w:r w:rsidR="0054318D">
          <w:rPr>
            <w:rFonts w:ascii="宋体" w:hAnsi="宋体" w:hint="eastAsia"/>
            <w:spacing w:val="6"/>
            <w:kern w:val="0"/>
            <w:sz w:val="24"/>
          </w:rPr>
          <w:t>域</w:t>
        </w:r>
      </w:ins>
      <w:r>
        <w:rPr>
          <w:rFonts w:ascii="宋体" w:hAnsi="宋体" w:hint="eastAsia"/>
          <w:spacing w:val="6"/>
          <w:kern w:val="0"/>
          <w:sz w:val="24"/>
        </w:rPr>
        <w:t>卷积网络（temporal convolutional network，TCN）</w:t>
      </w:r>
      <w:r>
        <w:rPr>
          <w:rFonts w:ascii="宋体" w:hAnsi="宋体"/>
          <w:spacing w:val="6"/>
          <w:kern w:val="0"/>
          <w:sz w:val="24"/>
        </w:rPr>
        <w:t>等</w:t>
      </w:r>
      <w:r>
        <w:rPr>
          <w:rFonts w:ascii="宋体" w:hAnsi="宋体" w:hint="eastAsia"/>
          <w:spacing w:val="6"/>
          <w:kern w:val="0"/>
          <w:sz w:val="24"/>
        </w:rPr>
        <w:t>。</w:t>
      </w:r>
      <w:r>
        <w:rPr>
          <w:rFonts w:ascii="宋体" w:hAnsi="宋体"/>
          <w:spacing w:val="6"/>
          <w:kern w:val="0"/>
          <w:sz w:val="24"/>
        </w:rPr>
        <w:t>本</w:t>
      </w:r>
      <w:r>
        <w:rPr>
          <w:rFonts w:ascii="宋体" w:hAnsi="宋体" w:hint="eastAsia"/>
          <w:spacing w:val="6"/>
          <w:kern w:val="0"/>
          <w:sz w:val="24"/>
        </w:rPr>
        <w:t>申请</w:t>
      </w:r>
      <w:r>
        <w:rPr>
          <w:rFonts w:ascii="宋体" w:hAnsi="宋体"/>
          <w:spacing w:val="6"/>
          <w:kern w:val="0"/>
          <w:sz w:val="24"/>
        </w:rPr>
        <w:t>在</w:t>
      </w:r>
      <w:r>
        <w:rPr>
          <w:rFonts w:ascii="宋体" w:hAnsi="宋体" w:hint="eastAsia"/>
          <w:spacing w:val="6"/>
          <w:kern w:val="0"/>
          <w:sz w:val="24"/>
        </w:rPr>
        <w:t>数据预处理</w:t>
      </w:r>
      <w:r>
        <w:rPr>
          <w:rFonts w:ascii="宋体" w:hAnsi="宋体"/>
          <w:spacing w:val="6"/>
          <w:kern w:val="0"/>
          <w:sz w:val="24"/>
        </w:rPr>
        <w:t>之后</w:t>
      </w:r>
      <w:r>
        <w:rPr>
          <w:rFonts w:ascii="宋体" w:hAnsi="宋体" w:hint="eastAsia"/>
          <w:spacing w:val="6"/>
          <w:kern w:val="0"/>
          <w:sz w:val="24"/>
        </w:rPr>
        <w:t>添加</w:t>
      </w:r>
      <w:r>
        <w:rPr>
          <w:rFonts w:ascii="宋体" w:hAnsi="宋体"/>
          <w:spacing w:val="6"/>
          <w:kern w:val="0"/>
          <w:sz w:val="24"/>
        </w:rPr>
        <w:t>额外的时序信息编码</w:t>
      </w:r>
      <w:r>
        <w:rPr>
          <w:rFonts w:ascii="宋体" w:hAnsi="宋体" w:hint="eastAsia"/>
          <w:spacing w:val="6"/>
          <w:kern w:val="0"/>
          <w:sz w:val="24"/>
        </w:rPr>
        <w:t>（步骤SA2、步骤SB2、步骤SC2、步骤SD2）</w:t>
      </w:r>
      <w:r>
        <w:rPr>
          <w:rFonts w:ascii="宋体" w:hAnsi="宋体"/>
          <w:spacing w:val="6"/>
          <w:kern w:val="0"/>
          <w:sz w:val="24"/>
        </w:rPr>
        <w:t>，以帮助</w:t>
      </w:r>
      <w:r>
        <w:rPr>
          <w:rFonts w:ascii="宋体" w:hAnsi="宋体" w:hint="eastAsia"/>
          <w:spacing w:val="6"/>
          <w:kern w:val="0"/>
          <w:sz w:val="24"/>
        </w:rPr>
        <w:t>深</w:t>
      </w:r>
      <w:r>
        <w:rPr>
          <w:rFonts w:ascii="宋体" w:hAnsi="宋体" w:hint="eastAsia"/>
          <w:spacing w:val="6"/>
          <w:kern w:val="0"/>
          <w:sz w:val="24"/>
        </w:rPr>
        <w:lastRenderedPageBreak/>
        <w:t>度学习</w:t>
      </w:r>
      <w:r>
        <w:rPr>
          <w:rFonts w:ascii="宋体" w:hAnsi="宋体"/>
          <w:spacing w:val="6"/>
          <w:kern w:val="0"/>
          <w:sz w:val="24"/>
        </w:rPr>
        <w:t>模型获取更多的信道状态信息。</w:t>
      </w:r>
    </w:p>
    <w:p w14:paraId="38C9CBD7"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请参阅图10，本申请提出的</w:t>
      </w:r>
      <w:r>
        <w:rPr>
          <w:rFonts w:ascii="宋体" w:hAnsi="宋体"/>
          <w:spacing w:val="6"/>
          <w:kern w:val="0"/>
          <w:sz w:val="24"/>
        </w:rPr>
        <w:t>用于预测信道状态信息的编码</w:t>
      </w:r>
      <w:r>
        <w:rPr>
          <w:rFonts w:ascii="宋体" w:hAnsi="宋体" w:hint="eastAsia"/>
          <w:spacing w:val="6"/>
          <w:kern w:val="0"/>
          <w:sz w:val="24"/>
        </w:rPr>
        <w:t>系统的实施例</w:t>
      </w:r>
      <w:proofErr w:type="gramStart"/>
      <w:r>
        <w:rPr>
          <w:rFonts w:ascii="宋体" w:hAnsi="宋体" w:hint="eastAsia"/>
          <w:spacing w:val="6"/>
          <w:kern w:val="0"/>
          <w:sz w:val="24"/>
        </w:rPr>
        <w:t>一</w:t>
      </w:r>
      <w:proofErr w:type="gramEnd"/>
      <w:r>
        <w:rPr>
          <w:rFonts w:ascii="宋体" w:hAnsi="宋体" w:hint="eastAsia"/>
          <w:spacing w:val="6"/>
          <w:kern w:val="0"/>
          <w:sz w:val="24"/>
        </w:rPr>
        <w:t>包括第一预处理器A1、第一编码器A2、第一深度学习模型A3、第一解码器A4。图10所示的系统的实施例</w:t>
      </w:r>
      <w:proofErr w:type="gramStart"/>
      <w:r>
        <w:rPr>
          <w:rFonts w:ascii="宋体" w:hAnsi="宋体" w:hint="eastAsia"/>
          <w:spacing w:val="6"/>
          <w:kern w:val="0"/>
          <w:sz w:val="24"/>
        </w:rPr>
        <w:t>一</w:t>
      </w:r>
      <w:proofErr w:type="gramEnd"/>
      <w:r>
        <w:rPr>
          <w:rFonts w:ascii="宋体" w:hAnsi="宋体" w:hint="eastAsia"/>
          <w:spacing w:val="6"/>
          <w:kern w:val="0"/>
          <w:sz w:val="24"/>
        </w:rPr>
        <w:t>对应于图1所示方法的实施例</w:t>
      </w:r>
      <w:proofErr w:type="gramStart"/>
      <w:r>
        <w:rPr>
          <w:rFonts w:ascii="宋体" w:hAnsi="宋体" w:hint="eastAsia"/>
          <w:spacing w:val="6"/>
          <w:kern w:val="0"/>
          <w:sz w:val="24"/>
        </w:rPr>
        <w:t>一</w:t>
      </w:r>
      <w:proofErr w:type="gramEnd"/>
      <w:r>
        <w:rPr>
          <w:rFonts w:ascii="宋体" w:hAnsi="宋体" w:hint="eastAsia"/>
          <w:spacing w:val="6"/>
          <w:kern w:val="0"/>
          <w:sz w:val="24"/>
        </w:rPr>
        <w:t>。</w:t>
      </w:r>
    </w:p>
    <w:p w14:paraId="309DCC13"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所述第一预处理器A1在训练阶段用于</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napToGrid w:val="0"/>
          <w:sz w:val="24"/>
        </w:rPr>
        <w:t>。</w:t>
      </w:r>
      <w:r>
        <w:rPr>
          <w:rFonts w:ascii="宋体" w:hAnsi="宋体" w:hint="eastAsia"/>
          <w:spacing w:val="6"/>
          <w:kern w:val="0"/>
          <w:sz w:val="24"/>
        </w:rPr>
        <w:t>所述第一预处理器A1在应用阶段用于</w:t>
      </w:r>
      <w:r>
        <w:rPr>
          <w:rFonts w:ascii="宋体" w:hAnsi="宋体" w:hint="eastAsia"/>
          <w:snapToGrid w:val="0"/>
          <w:sz w:val="24"/>
        </w:rPr>
        <w:t>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w:t>
      </w:r>
    </w:p>
    <w:p w14:paraId="30AACDFE"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所述第一编码器A2在训练阶段和应用阶段均用于根据复数CFR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第一相加数据。</w:t>
      </w:r>
      <w:r>
        <w:rPr>
          <w:rFonts w:ascii="宋体" w:hAnsi="宋体" w:hint="eastAsia"/>
          <w:snapToGrid w:val="0"/>
          <w:sz w:val="24"/>
        </w:rPr>
        <w:t>具体地，第一编码器A2对复数CFR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_CFR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batch_tcSequence_CFR</w:t>
      </w:r>
      <w:proofErr w:type="spellEnd"/>
      <w:r>
        <w:rPr>
          <w:rFonts w:ascii="宋体" w:hAnsi="宋体" w:hint="eastAsia"/>
          <w:spacing w:val="6"/>
          <w:kern w:val="0"/>
          <w:sz w:val="24"/>
        </w:rPr>
        <w:t>。随后第一编码器A2通过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batch_tcSequence_CFR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batch_tcEmbedding_CFR</w:t>
      </w:r>
      <w:proofErr w:type="spellEnd"/>
      <w:r>
        <w:rPr>
          <w:rFonts w:ascii="宋体" w:hAnsi="宋体" w:hint="eastAsia"/>
          <w:spacing w:val="6"/>
          <w:kern w:val="0"/>
          <w:sz w:val="24"/>
        </w:rPr>
        <w:t>，使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batch_tcEmbedding_CFR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。随后第一编码器A2将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batch_tcEmbedding_CFR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上，得到第一相加数据。</w:t>
      </w:r>
    </w:p>
    <w:p w14:paraId="23AD61FE"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z w:val="24"/>
        </w:rPr>
      </w:pPr>
      <w:r>
        <w:rPr>
          <w:rFonts w:ascii="宋体" w:hAnsi="宋体" w:hint="eastAsia"/>
          <w:snapToGrid w:val="0"/>
          <w:sz w:val="24"/>
        </w:rPr>
        <w:t>所述第一深度学习模型A3在训练阶段和应用阶段均用于将第一相加数据作为输入，输出预测的CFR数据。</w:t>
      </w:r>
    </w:p>
    <w:p w14:paraId="4D950325" w14:textId="4535F381"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z w:val="24"/>
        </w:rPr>
        <w:t>所述第一解码器A4在训练阶段和应用阶段均用于</w:t>
      </w:r>
      <w:r>
        <w:rPr>
          <w:rFonts w:ascii="宋体" w:hAnsi="宋体" w:hint="eastAsia"/>
          <w:snapToGrid w:val="0"/>
          <w:sz w:val="24"/>
        </w:rPr>
        <w:t>对第一深度学习模型A3输出的预测的CFR数据进行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，裁剪的目的是让每个批次的预测的CFR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的数据维度（在训练阶段）或等同于预测维度（在应用阶段）。</w:t>
      </w:r>
      <w:r>
        <w:rPr>
          <w:rFonts w:ascii="宋体" w:hAnsi="宋体" w:hint="eastAsia"/>
          <w:sz w:val="24"/>
        </w:rPr>
        <w:t>所述第一解码器A4在训练阶段还用于</w:t>
      </w:r>
      <w:r>
        <w:rPr>
          <w:rFonts w:ascii="宋体" w:hAnsi="宋体" w:hint="eastAsia"/>
          <w:snapToGrid w:val="0"/>
          <w:sz w:val="24"/>
        </w:rPr>
        <w:t>根据每个批次的预测的CFR</w:t>
      </w:r>
      <w:r>
        <w:rPr>
          <w:rFonts w:ascii="宋体" w:hAnsi="宋体"/>
          <w:snapToGrid w:val="0"/>
          <w:sz w:val="24"/>
        </w:rPr>
        <w:t>数据</w:t>
      </w:r>
      <w:del w:id="398" w:author="Shaun YIN" w:date="2025-11-05T15:52:00Z" w16du:dateUtc="2025-11-05T07:52:00Z">
        <w:r w:rsidDel="0069099C">
          <w:rPr>
            <w:rFonts w:ascii="宋体" w:hAnsi="宋体" w:hint="eastAsia"/>
            <w:snapToGrid w:val="0"/>
            <w:sz w:val="24"/>
          </w:rPr>
          <w:delText>、</w:delText>
        </w:r>
      </w:del>
      <w:ins w:id="399" w:author="Shaun YIN" w:date="2025-11-05T15:52:00Z" w16du:dateUtc="2025-11-05T07:52:00Z">
        <w:r w:rsidR="0069099C">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400" w:author="Shaun YIN" w:date="2025-11-05T15:52:00Z" w16du:dateUtc="2025-11-05T07:52:00Z">
        <w:r w:rsidDel="0069099C">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第一深度学习模型A3，使</w:t>
      </w:r>
      <w:r>
        <w:rPr>
          <w:rFonts w:ascii="宋体" w:hAnsi="宋体" w:hint="eastAsia"/>
          <w:sz w:val="24"/>
        </w:rPr>
        <w:t>第一解码器A4</w:t>
      </w:r>
      <w:r>
        <w:rPr>
          <w:rFonts w:ascii="宋体" w:hAnsi="宋体" w:hint="eastAsia"/>
          <w:snapToGrid w:val="0"/>
          <w:sz w:val="24"/>
        </w:rPr>
        <w:t>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68A69348"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请参阅图11，本申请提出的</w:t>
      </w:r>
      <w:r>
        <w:rPr>
          <w:rFonts w:ascii="宋体" w:hAnsi="宋体"/>
          <w:spacing w:val="6"/>
          <w:kern w:val="0"/>
          <w:sz w:val="24"/>
        </w:rPr>
        <w:t>用于预测信道状态信息的编码</w:t>
      </w:r>
      <w:r>
        <w:rPr>
          <w:rFonts w:ascii="宋体" w:hAnsi="宋体" w:hint="eastAsia"/>
          <w:spacing w:val="6"/>
          <w:kern w:val="0"/>
          <w:sz w:val="24"/>
        </w:rPr>
        <w:t>系统的实施例</w:t>
      </w:r>
      <w:proofErr w:type="gramStart"/>
      <w:r>
        <w:rPr>
          <w:rFonts w:ascii="宋体" w:hAnsi="宋体" w:hint="eastAsia"/>
          <w:spacing w:val="6"/>
          <w:kern w:val="0"/>
          <w:sz w:val="24"/>
        </w:rPr>
        <w:t>二包括</w:t>
      </w:r>
      <w:proofErr w:type="gramEnd"/>
      <w:r>
        <w:rPr>
          <w:rFonts w:ascii="宋体" w:hAnsi="宋体" w:hint="eastAsia"/>
          <w:spacing w:val="6"/>
          <w:kern w:val="0"/>
          <w:sz w:val="24"/>
        </w:rPr>
        <w:t>第二预处理器B1、第二编码器B2、第二深度学习模型B3、第二解码器B4。图11所示的系统的</w:t>
      </w:r>
      <w:r>
        <w:rPr>
          <w:rFonts w:ascii="宋体" w:hAnsi="宋体" w:hint="eastAsia"/>
          <w:spacing w:val="6"/>
          <w:kern w:val="0"/>
          <w:sz w:val="24"/>
        </w:rPr>
        <w:lastRenderedPageBreak/>
        <w:t>实施例二对应于图5所示方法的实施例二。</w:t>
      </w:r>
    </w:p>
    <w:p w14:paraId="596D2020" w14:textId="2FB86225"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所述第二预处理器B1在训练阶段用于</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w:t>
      </w:r>
      <w:ins w:id="401" w:author="Shaun YIN" w:date="2025-11-05T15:53:00Z" w16du:dateUtc="2025-11-05T07:53:00Z">
        <w:r w:rsidR="004F4C9B">
          <w:rPr>
            <w:rFonts w:ascii="宋体" w:hAnsi="宋体" w:hint="eastAsia"/>
            <w:snapToGrid w:val="0"/>
            <w:sz w:val="24"/>
          </w:rPr>
          <w:t>复数CFR</w:t>
        </w:r>
        <w:r w:rsidR="004F4C9B">
          <w:rPr>
            <w:rFonts w:ascii="宋体" w:hAnsi="宋体"/>
            <w:snapToGrid w:val="0"/>
            <w:sz w:val="24"/>
          </w:rPr>
          <w:t>数据</w:t>
        </w:r>
        <w:r w:rsidR="004F4C9B">
          <w:rPr>
            <w:rFonts w:ascii="宋体" w:hAnsi="宋体" w:hint="eastAsia"/>
            <w:snapToGrid w:val="0"/>
            <w:sz w:val="24"/>
          </w:rPr>
          <w:t>的</w:t>
        </w:r>
      </w:ins>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napToGrid w:val="0"/>
          <w:sz w:val="24"/>
        </w:rPr>
        <w:t>。</w:t>
      </w:r>
      <w:r>
        <w:rPr>
          <w:rFonts w:ascii="宋体" w:hAnsi="宋体" w:hint="eastAsia"/>
          <w:spacing w:val="6"/>
          <w:kern w:val="0"/>
          <w:sz w:val="24"/>
        </w:rPr>
        <w:t>所述第二预处理器B1在应用阶段用于</w:t>
      </w:r>
      <w:r>
        <w:rPr>
          <w:rFonts w:ascii="宋体" w:hAnsi="宋体" w:hint="eastAsia"/>
          <w:snapToGrid w:val="0"/>
          <w:sz w:val="24"/>
        </w:rPr>
        <w:t>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pacing w:val="6"/>
          <w:kern w:val="0"/>
          <w:sz w:val="24"/>
        </w:rPr>
        <w:t>。</w:t>
      </w:r>
    </w:p>
    <w:p w14:paraId="4A7645D7"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所述第二编码器B2在训练阶段和应用阶段均用于根据复数CFR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第二相加数据。</w:t>
      </w:r>
      <w:r>
        <w:rPr>
          <w:rFonts w:ascii="宋体" w:hAnsi="宋体" w:hint="eastAsia"/>
          <w:snapToGrid w:val="0"/>
          <w:sz w:val="24"/>
        </w:rPr>
        <w:t>具体地，第二编码器B2对复数CFR</w:t>
      </w:r>
      <w:r>
        <w:rPr>
          <w:rFonts w:ascii="宋体" w:hAnsi="宋体"/>
          <w:snapToGrid w:val="0"/>
          <w:sz w:val="24"/>
        </w:rPr>
        <w:t>数据</w:t>
      </w:r>
      <w:r>
        <w:rPr>
          <w:rFonts w:ascii="宋体" w:hAnsi="宋体" w:hint="eastAsia"/>
          <w:snapToGrid w:val="0"/>
          <w:sz w:val="24"/>
        </w:rPr>
        <w:t>的</w:t>
      </w:r>
      <w:r>
        <w:rPr>
          <w:rFonts w:ascii="宋体" w:hAnsi="宋体" w:hint="eastAsia"/>
          <w:spacing w:val="6"/>
          <w:kern w:val="0"/>
          <w:sz w:val="24"/>
        </w:rPr>
        <w:t>相干空间向量</w:t>
      </w:r>
      <w:proofErr w:type="spellStart"/>
      <w:r>
        <w:rPr>
          <w:rFonts w:ascii="宋体" w:hAnsi="宋体" w:hint="eastAsia"/>
          <w:spacing w:val="6"/>
          <w:kern w:val="0"/>
          <w:sz w:val="24"/>
        </w:rPr>
        <w:t>scVec_CFR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proofErr w:type="spellStart"/>
      <w:r>
        <w:rPr>
          <w:rFonts w:ascii="宋体" w:hAnsi="宋体" w:hint="eastAsia"/>
          <w:spacing w:val="6"/>
          <w:kern w:val="0"/>
          <w:sz w:val="24"/>
        </w:rPr>
        <w:t>batch_scSequence_CFR</w:t>
      </w:r>
      <w:proofErr w:type="spellEnd"/>
      <w:r>
        <w:rPr>
          <w:rFonts w:ascii="宋体" w:hAnsi="宋体" w:hint="eastAsia"/>
          <w:spacing w:val="6"/>
          <w:kern w:val="0"/>
          <w:sz w:val="24"/>
        </w:rPr>
        <w:t>。随后</w:t>
      </w:r>
      <w:r>
        <w:rPr>
          <w:rFonts w:ascii="宋体" w:hAnsi="宋体" w:hint="eastAsia"/>
          <w:snapToGrid w:val="0"/>
          <w:sz w:val="24"/>
        </w:rPr>
        <w:t>第二编码器B2</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空间序列</w:t>
      </w:r>
      <w:proofErr w:type="spellStart"/>
      <w:r>
        <w:rPr>
          <w:rFonts w:ascii="宋体" w:hAnsi="宋体" w:hint="eastAsia"/>
          <w:spacing w:val="6"/>
          <w:kern w:val="0"/>
          <w:sz w:val="24"/>
        </w:rPr>
        <w:t>batch_scSequence_CFR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w:t>
      </w:r>
      <w:proofErr w:type="spellStart"/>
      <w:r>
        <w:rPr>
          <w:rFonts w:ascii="宋体" w:hAnsi="宋体" w:hint="eastAsia"/>
          <w:spacing w:val="6"/>
          <w:kern w:val="0"/>
          <w:sz w:val="24"/>
        </w:rPr>
        <w:t>batch_scEmbedding_CFR</w:t>
      </w:r>
      <w:proofErr w:type="spellEnd"/>
      <w:r>
        <w:rPr>
          <w:rFonts w:ascii="宋体" w:hAnsi="宋体" w:hint="eastAsia"/>
          <w:spacing w:val="6"/>
          <w:kern w:val="0"/>
          <w:sz w:val="24"/>
        </w:rPr>
        <w:t>，使</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w:t>
      </w:r>
      <w:proofErr w:type="spellStart"/>
      <w:r>
        <w:rPr>
          <w:rFonts w:ascii="宋体" w:hAnsi="宋体" w:hint="eastAsia"/>
          <w:spacing w:val="6"/>
          <w:kern w:val="0"/>
          <w:sz w:val="24"/>
        </w:rPr>
        <w:t>batch_scEmbedding_CFR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w:t>
      </w:r>
      <w:r>
        <w:rPr>
          <w:rFonts w:ascii="宋体" w:hAnsi="宋体" w:hint="eastAsia"/>
          <w:snapToGrid w:val="0"/>
          <w:sz w:val="24"/>
        </w:rPr>
        <w:t>第二编码器B2</w:t>
      </w:r>
      <w:r>
        <w:rPr>
          <w:rFonts w:ascii="宋体" w:hAnsi="宋体" w:hint="eastAsia"/>
          <w:spacing w:val="6"/>
          <w:kern w:val="0"/>
          <w:sz w:val="24"/>
        </w:rPr>
        <w:t>将</w:t>
      </w:r>
      <w:r>
        <w:rPr>
          <w:rFonts w:ascii="宋体" w:hAnsi="宋体" w:hint="eastAsia"/>
          <w:snapToGrid w:val="0"/>
          <w:sz w:val="24"/>
        </w:rPr>
        <w:t>每个批次的复数CFR</w:t>
      </w:r>
      <w:r>
        <w:rPr>
          <w:rFonts w:ascii="宋体" w:hAnsi="宋体"/>
          <w:snapToGrid w:val="0"/>
          <w:sz w:val="24"/>
        </w:rPr>
        <w:t>数据</w:t>
      </w:r>
      <w:r>
        <w:rPr>
          <w:rFonts w:ascii="宋体" w:hAnsi="宋体" w:hint="eastAsia"/>
          <w:snapToGrid w:val="0"/>
          <w:sz w:val="24"/>
        </w:rPr>
        <w:t>的相干</w:t>
      </w:r>
      <w:r>
        <w:rPr>
          <w:rFonts w:ascii="宋体" w:hAnsi="宋体" w:hint="eastAsia"/>
          <w:spacing w:val="6"/>
          <w:kern w:val="0"/>
          <w:sz w:val="24"/>
        </w:rPr>
        <w:t>空间编码</w:t>
      </w:r>
      <w:proofErr w:type="spellStart"/>
      <w:r>
        <w:rPr>
          <w:rFonts w:ascii="宋体" w:hAnsi="宋体" w:hint="eastAsia"/>
          <w:spacing w:val="6"/>
          <w:kern w:val="0"/>
          <w:sz w:val="24"/>
        </w:rPr>
        <w:t>batch_scEmbedding_CFR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上，得到第二相加数据。</w:t>
      </w:r>
    </w:p>
    <w:p w14:paraId="36621742"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所述第二深度学习模型B3</w:t>
      </w:r>
      <w:r>
        <w:rPr>
          <w:rFonts w:ascii="宋体" w:hAnsi="宋体" w:hint="eastAsia"/>
          <w:snapToGrid w:val="0"/>
          <w:sz w:val="24"/>
        </w:rPr>
        <w:t>在训练阶段和应用阶段均用于将第二相加数据作为输入，输出预测的CFR数据。</w:t>
      </w:r>
    </w:p>
    <w:p w14:paraId="6C2303C2" w14:textId="2539DC27"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color w:val="0070C0"/>
          <w:sz w:val="24"/>
        </w:rPr>
      </w:pPr>
      <w:r>
        <w:rPr>
          <w:rFonts w:ascii="宋体" w:hAnsi="宋体" w:hint="eastAsia"/>
          <w:snapToGrid w:val="0"/>
          <w:sz w:val="24"/>
        </w:rPr>
        <w:t>所述第二解码器B4在训练阶段和应用阶段均用于对第二深度学习模型输出的预测的CFR数据进行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，裁剪的目的是让每个批次的预测的CFR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的数据维度（在训练阶段）或等同于预测维度（在应用阶段）。所述第二解码器B4在训练阶段还用于根据每个批次的预测的CFR</w:t>
      </w:r>
      <w:r>
        <w:rPr>
          <w:rFonts w:ascii="宋体" w:hAnsi="宋体"/>
          <w:snapToGrid w:val="0"/>
          <w:sz w:val="24"/>
        </w:rPr>
        <w:t>数据</w:t>
      </w:r>
      <w:del w:id="402" w:author="Shaun YIN" w:date="2025-11-05T15:53:00Z" w16du:dateUtc="2025-11-05T07:53:00Z">
        <w:r w:rsidDel="000C0678">
          <w:rPr>
            <w:rFonts w:ascii="宋体" w:hAnsi="宋体" w:hint="eastAsia"/>
            <w:snapToGrid w:val="0"/>
            <w:sz w:val="24"/>
          </w:rPr>
          <w:delText>、</w:delText>
        </w:r>
      </w:del>
      <w:ins w:id="403" w:author="Shaun YIN" w:date="2025-11-05T15:53:00Z" w16du:dateUtc="2025-11-05T07:53:00Z">
        <w:r w:rsidR="000C0678">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404" w:author="Shaun YIN" w:date="2025-11-05T15:54:00Z" w16du:dateUtc="2025-11-05T07:54:00Z">
        <w:r w:rsidDel="000C0678">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w:t>
      </w:r>
      <w:r>
        <w:rPr>
          <w:rFonts w:ascii="宋体" w:hAnsi="宋体"/>
          <w:snapToGrid w:val="0"/>
          <w:sz w:val="24"/>
        </w:rPr>
        <w:t>进行反向传播训练</w:t>
      </w:r>
      <w:r>
        <w:rPr>
          <w:rFonts w:ascii="宋体" w:hAnsi="宋体" w:hint="eastAsia"/>
          <w:snapToGrid w:val="0"/>
          <w:sz w:val="24"/>
        </w:rPr>
        <w:t>第二深度学习模型B3，使第二解码器B4输出的每个批次的预测的CFR数据尽量接近于该批次的输出数据的拟合目标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16541FF1"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请参阅图12，本申请提出的</w:t>
      </w:r>
      <w:r>
        <w:rPr>
          <w:rFonts w:ascii="宋体" w:hAnsi="宋体"/>
          <w:spacing w:val="6"/>
          <w:kern w:val="0"/>
          <w:sz w:val="24"/>
        </w:rPr>
        <w:t>用于预测信道状态信息的编码</w:t>
      </w:r>
      <w:r>
        <w:rPr>
          <w:rFonts w:ascii="宋体" w:hAnsi="宋体" w:hint="eastAsia"/>
          <w:spacing w:val="6"/>
          <w:kern w:val="0"/>
          <w:sz w:val="24"/>
        </w:rPr>
        <w:t>系统的实施例</w:t>
      </w:r>
      <w:proofErr w:type="gramStart"/>
      <w:r>
        <w:rPr>
          <w:rFonts w:ascii="宋体" w:hAnsi="宋体" w:hint="eastAsia"/>
          <w:spacing w:val="6"/>
          <w:kern w:val="0"/>
          <w:sz w:val="24"/>
        </w:rPr>
        <w:t>三包括</w:t>
      </w:r>
      <w:proofErr w:type="gramEnd"/>
      <w:r>
        <w:rPr>
          <w:rFonts w:ascii="宋体" w:hAnsi="宋体" w:hint="eastAsia"/>
          <w:spacing w:val="6"/>
          <w:kern w:val="0"/>
          <w:sz w:val="24"/>
        </w:rPr>
        <w:t>第三预处理器C1、第三编码器C2、第三深度学习模型C3、第三解码器C4。图12所示的系统的实施例三对应于图8所示方法的实施例三。</w:t>
      </w:r>
    </w:p>
    <w:p w14:paraId="345A1AC5"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所述第三预处理器C3在训练阶段用于</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lastRenderedPageBreak/>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napToGrid w:val="0"/>
          <w:sz w:val="24"/>
        </w:rPr>
        <w:t>。</w:t>
      </w:r>
      <w:r>
        <w:rPr>
          <w:rFonts w:ascii="宋体" w:hAnsi="宋体" w:hint="eastAsia"/>
          <w:spacing w:val="6"/>
          <w:kern w:val="0"/>
          <w:sz w:val="24"/>
        </w:rPr>
        <w:t>所述第三预处理器C3在应用阶段用于</w:t>
      </w:r>
      <w:r>
        <w:rPr>
          <w:rFonts w:ascii="宋体" w:hAnsi="宋体" w:hint="eastAsia"/>
          <w:snapToGrid w:val="0"/>
          <w:sz w:val="24"/>
        </w:rPr>
        <w:t>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w:t>
      </w:r>
    </w:p>
    <w:p w14:paraId="7FC1D692" w14:textId="77777777" w:rsidR="00D63461"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所述第三编码器C2在训练阶段和应用阶段均用于根据复数CIR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第三相加数据。</w:t>
      </w:r>
      <w:r>
        <w:rPr>
          <w:rFonts w:ascii="宋体" w:hAnsi="宋体" w:hint="eastAsia"/>
          <w:snapToGrid w:val="0"/>
          <w:sz w:val="24"/>
        </w:rPr>
        <w:t>具体地，第三编码器C2对复数CIR</w:t>
      </w:r>
      <w:r>
        <w:rPr>
          <w:rFonts w:ascii="宋体" w:hAnsi="宋体"/>
          <w:snapToGrid w:val="0"/>
          <w:sz w:val="24"/>
        </w:rPr>
        <w:t>数据</w:t>
      </w:r>
      <w:r>
        <w:rPr>
          <w:rFonts w:ascii="宋体" w:hAnsi="宋体" w:hint="eastAsia"/>
          <w:snapToGrid w:val="0"/>
          <w:sz w:val="24"/>
        </w:rPr>
        <w:t>的相干时间向量</w:t>
      </w:r>
      <w:proofErr w:type="spellStart"/>
      <w:r>
        <w:rPr>
          <w:rFonts w:ascii="宋体" w:hAnsi="宋体"/>
          <w:spacing w:val="6"/>
          <w:kern w:val="0"/>
          <w:sz w:val="24"/>
        </w:rPr>
        <w:t>tcVec</w:t>
      </w:r>
      <w:r>
        <w:rPr>
          <w:rFonts w:ascii="宋体" w:hAnsi="宋体" w:hint="eastAsia"/>
          <w:spacing w:val="6"/>
          <w:kern w:val="0"/>
          <w:sz w:val="24"/>
        </w:rPr>
        <w:t>_CIR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batch_tcSequence_CIR</w:t>
      </w:r>
      <w:proofErr w:type="spellEnd"/>
      <w:r>
        <w:rPr>
          <w:rFonts w:ascii="宋体" w:hAnsi="宋体" w:hint="eastAsia"/>
          <w:spacing w:val="6"/>
          <w:kern w:val="0"/>
          <w:sz w:val="24"/>
        </w:rPr>
        <w:t>。随后</w:t>
      </w:r>
      <w:r>
        <w:rPr>
          <w:rFonts w:ascii="宋体" w:hAnsi="宋体" w:hint="eastAsia"/>
          <w:snapToGrid w:val="0"/>
          <w:sz w:val="24"/>
        </w:rPr>
        <w:t>第三编码器C2</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序列</w:t>
      </w:r>
      <w:proofErr w:type="spellStart"/>
      <w:r>
        <w:rPr>
          <w:rFonts w:ascii="宋体" w:hAnsi="宋体" w:hint="eastAsia"/>
          <w:spacing w:val="6"/>
          <w:kern w:val="0"/>
          <w:sz w:val="24"/>
        </w:rPr>
        <w:t>batch_tcSequence_CIR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batch_tcEmbedding_CIR</w:t>
      </w:r>
      <w:proofErr w:type="spellEnd"/>
      <w:r>
        <w:rPr>
          <w:rFonts w:ascii="宋体" w:hAnsi="宋体" w:hint="eastAsia"/>
          <w:spacing w:val="6"/>
          <w:kern w:val="0"/>
          <w:sz w:val="24"/>
        </w:rPr>
        <w:t>，使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batch_tcEmbedding_CIR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w:t>
      </w:r>
      <w:r>
        <w:rPr>
          <w:rFonts w:ascii="宋体" w:hAnsi="宋体" w:hint="eastAsia"/>
          <w:snapToGrid w:val="0"/>
          <w:sz w:val="24"/>
        </w:rPr>
        <w:t>第三编码器C2</w:t>
      </w:r>
      <w:r>
        <w:rPr>
          <w:rFonts w:ascii="宋体" w:hAnsi="宋体" w:hint="eastAsia"/>
          <w:spacing w:val="6"/>
          <w:kern w:val="0"/>
          <w:sz w:val="24"/>
        </w:rPr>
        <w:t>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的相干时间</w:t>
      </w:r>
      <w:r>
        <w:rPr>
          <w:rFonts w:ascii="宋体" w:hAnsi="宋体" w:hint="eastAsia"/>
          <w:spacing w:val="6"/>
          <w:kern w:val="0"/>
          <w:sz w:val="24"/>
        </w:rPr>
        <w:t>编码</w:t>
      </w:r>
      <w:proofErr w:type="spellStart"/>
      <w:r>
        <w:rPr>
          <w:rFonts w:ascii="宋体" w:hAnsi="宋体" w:hint="eastAsia"/>
          <w:spacing w:val="6"/>
          <w:kern w:val="0"/>
          <w:sz w:val="24"/>
        </w:rPr>
        <w:t>batch_tcEmbedding_CIR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上，得到第三相加数据。</w:t>
      </w:r>
    </w:p>
    <w:p w14:paraId="4A51AB88"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所述第三深度学习模型C3</w:t>
      </w:r>
      <w:r>
        <w:rPr>
          <w:rFonts w:ascii="宋体" w:hAnsi="宋体" w:hint="eastAsia"/>
          <w:snapToGrid w:val="0"/>
          <w:sz w:val="24"/>
        </w:rPr>
        <w:t>在训练阶段和应用阶段均用于</w:t>
      </w:r>
      <w:r>
        <w:rPr>
          <w:rFonts w:ascii="宋体" w:hAnsi="宋体" w:hint="eastAsia"/>
          <w:spacing w:val="6"/>
          <w:kern w:val="0"/>
          <w:sz w:val="24"/>
        </w:rPr>
        <w:t>将</w:t>
      </w:r>
      <w:r>
        <w:rPr>
          <w:rFonts w:ascii="宋体" w:hAnsi="宋体" w:hint="eastAsia"/>
          <w:snapToGrid w:val="0"/>
          <w:sz w:val="24"/>
        </w:rPr>
        <w:t>第三相加数据作为输入，输出预测的CFR数据。</w:t>
      </w:r>
    </w:p>
    <w:p w14:paraId="3A2E4A10" w14:textId="11741355" w:rsidR="00D63461"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所述第三解码器C4在训练阶段和应用阶段均用于对第三深度学习模型输出的预测的CFR数据进行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，裁剪的目的是让每个批次的预测的CFR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的数据维度（在训练阶段）或等同于预测维度（在应用阶段）。所述第三解码器C4在训练阶段还用于根据每个批次的预测的CFR</w:t>
      </w:r>
      <w:r>
        <w:rPr>
          <w:rFonts w:ascii="宋体" w:hAnsi="宋体"/>
          <w:snapToGrid w:val="0"/>
          <w:sz w:val="24"/>
        </w:rPr>
        <w:t>数据</w:t>
      </w:r>
      <w:del w:id="405" w:author="Shaun YIN" w:date="2025-11-05T15:55:00Z" w16du:dateUtc="2025-11-05T07:55:00Z">
        <w:r w:rsidDel="00CB1EF6">
          <w:rPr>
            <w:rFonts w:ascii="宋体" w:hAnsi="宋体" w:hint="eastAsia"/>
            <w:snapToGrid w:val="0"/>
            <w:sz w:val="24"/>
          </w:rPr>
          <w:delText>、</w:delText>
        </w:r>
      </w:del>
      <w:ins w:id="406" w:author="Shaun YIN" w:date="2025-11-05T15:55:00Z" w16du:dateUtc="2025-11-05T07:55:00Z">
        <w:r w:rsidR="00CB1EF6">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407" w:author="Shaun YIN" w:date="2025-11-05T15:55:00Z" w16du:dateUtc="2025-11-05T07:55:00Z">
        <w:r w:rsidDel="00CB1EF6">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，进行反向传播训练</w:t>
      </w:r>
      <w:r>
        <w:rPr>
          <w:rFonts w:ascii="宋体" w:hAnsi="宋体" w:hint="eastAsia"/>
          <w:spacing w:val="6"/>
          <w:kern w:val="0"/>
          <w:sz w:val="24"/>
        </w:rPr>
        <w:t>第三深度学习模型C3</w:t>
      </w:r>
      <w:r>
        <w:rPr>
          <w:rFonts w:ascii="宋体" w:hAnsi="宋体" w:hint="eastAsia"/>
          <w:snapToGrid w:val="0"/>
          <w:sz w:val="24"/>
        </w:rPr>
        <w:t>，使第三解码器C4输出的每个批次的预测的CFR数据尽量接近于该批次的输出数据的拟合目标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1CDC107F"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rPr>
        <w:t>请参阅图13，本申请提出的</w:t>
      </w:r>
      <w:r>
        <w:rPr>
          <w:rFonts w:ascii="宋体" w:hAnsi="宋体"/>
          <w:spacing w:val="6"/>
          <w:kern w:val="0"/>
          <w:sz w:val="24"/>
        </w:rPr>
        <w:t>用于预测信道状态信息的编码</w:t>
      </w:r>
      <w:r>
        <w:rPr>
          <w:rFonts w:ascii="宋体" w:hAnsi="宋体" w:hint="eastAsia"/>
          <w:spacing w:val="6"/>
          <w:kern w:val="0"/>
          <w:sz w:val="24"/>
        </w:rPr>
        <w:t>系统的实施例</w:t>
      </w:r>
      <w:proofErr w:type="gramStart"/>
      <w:r>
        <w:rPr>
          <w:rFonts w:ascii="宋体" w:hAnsi="宋体" w:hint="eastAsia"/>
          <w:spacing w:val="6"/>
          <w:kern w:val="0"/>
          <w:sz w:val="24"/>
        </w:rPr>
        <w:t>四包括</w:t>
      </w:r>
      <w:proofErr w:type="gramEnd"/>
      <w:r>
        <w:rPr>
          <w:rFonts w:ascii="宋体" w:hAnsi="宋体" w:hint="eastAsia"/>
          <w:spacing w:val="6"/>
          <w:kern w:val="0"/>
          <w:sz w:val="24"/>
        </w:rPr>
        <w:t>第四预处理器D1、第四编码器D2、第四深度学习模型D3、第四解码器D4。图13所示的系统的实施例四对应于图9所示方法的实施例四。</w:t>
      </w:r>
    </w:p>
    <w:p w14:paraId="417192F5" w14:textId="77777777" w:rsidR="00D63461"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所述第四预处理器D1在训练阶段用于</w:t>
      </w:r>
      <w:r>
        <w:rPr>
          <w:rFonts w:ascii="宋体" w:hAnsi="宋体" w:hint="eastAsia"/>
          <w:snapToGrid w:val="0"/>
          <w:sz w:val="24"/>
        </w:rPr>
        <w:t>根据复数CFR</w:t>
      </w:r>
      <w:r>
        <w:rPr>
          <w:rFonts w:ascii="宋体" w:hAnsi="宋体"/>
          <w:snapToGrid w:val="0"/>
          <w:sz w:val="24"/>
        </w:rPr>
        <w:t>数据</w:t>
      </w:r>
      <w:r>
        <w:rPr>
          <w:rFonts w:ascii="宋体" w:hAnsi="宋体" w:hint="eastAsia"/>
          <w:snapToGrid w:val="0"/>
          <w:sz w:val="24"/>
        </w:rPr>
        <w:t>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、每个批次的输出数据时间掩码</w:t>
      </w:r>
      <w:proofErr w:type="spellStart"/>
      <w:r>
        <w:rPr>
          <w:rFonts w:ascii="宋体" w:hAnsi="宋体" w:hint="eastAsia"/>
          <w:snapToGrid w:val="0"/>
          <w:sz w:val="24"/>
        </w:rPr>
        <w:t>batch_y_mark</w:t>
      </w:r>
      <w:proofErr w:type="spellEnd"/>
      <w:r>
        <w:rPr>
          <w:rFonts w:ascii="宋体" w:hAnsi="宋体" w:hint="eastAsia"/>
          <w:snapToGrid w:val="0"/>
          <w:sz w:val="24"/>
        </w:rPr>
        <w:t>、复数CIR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napToGrid w:val="0"/>
          <w:sz w:val="24"/>
        </w:rPr>
        <w:t>。</w:t>
      </w:r>
      <w:r>
        <w:rPr>
          <w:rFonts w:ascii="宋体" w:hAnsi="宋体" w:hint="eastAsia"/>
          <w:spacing w:val="6"/>
          <w:kern w:val="0"/>
          <w:sz w:val="24"/>
        </w:rPr>
        <w:t>所述第四预处理器D1在应用阶段用于</w:t>
      </w:r>
      <w:r>
        <w:rPr>
          <w:rFonts w:ascii="宋体" w:hAnsi="宋体" w:hint="eastAsia"/>
          <w:snapToGrid w:val="0"/>
          <w:sz w:val="24"/>
        </w:rPr>
        <w:t>根据实际场景中获得的历史的复数CFR数据得到每个批次的输入数据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、复数</w:t>
      </w:r>
      <w:r>
        <w:rPr>
          <w:rFonts w:ascii="宋体" w:hAnsi="宋体" w:hint="eastAsia"/>
          <w:snapToGrid w:val="0"/>
          <w:sz w:val="24"/>
        </w:rPr>
        <w:lastRenderedPageBreak/>
        <w:t>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w:t>
      </w:r>
    </w:p>
    <w:p w14:paraId="3D1F8B09" w14:textId="77777777" w:rsidR="00D63461"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所述第四编码器D2在训练阶段和应用阶段均用于根据复数CIR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napToGrid w:val="0"/>
          <w:sz w:val="24"/>
        </w:rPr>
        <w:t>得到</w:t>
      </w:r>
      <w:r>
        <w:rPr>
          <w:rFonts w:ascii="宋体" w:hAnsi="宋体" w:hint="eastAsia"/>
          <w:spacing w:val="6"/>
          <w:kern w:val="0"/>
          <w:sz w:val="24"/>
        </w:rPr>
        <w:t>第四相加数据。</w:t>
      </w:r>
      <w:r>
        <w:rPr>
          <w:rFonts w:ascii="宋体" w:hAnsi="宋体" w:hint="eastAsia"/>
          <w:snapToGrid w:val="0"/>
          <w:sz w:val="24"/>
        </w:rPr>
        <w:t>具体地，第四编码器D2对复数CIR</w:t>
      </w:r>
      <w:r>
        <w:rPr>
          <w:rFonts w:ascii="宋体" w:hAnsi="宋体"/>
          <w:snapToGrid w:val="0"/>
          <w:sz w:val="24"/>
        </w:rPr>
        <w:t>数据</w:t>
      </w:r>
      <w:r>
        <w:rPr>
          <w:rFonts w:ascii="宋体" w:hAnsi="宋体" w:hint="eastAsia"/>
          <w:snapToGrid w:val="0"/>
          <w:sz w:val="24"/>
        </w:rPr>
        <w:t>的相干空间向量</w:t>
      </w:r>
      <w:proofErr w:type="spellStart"/>
      <w:r>
        <w:rPr>
          <w:rFonts w:ascii="宋体" w:hAnsi="宋体" w:hint="eastAsia"/>
          <w:spacing w:val="6"/>
          <w:kern w:val="0"/>
          <w:sz w:val="24"/>
        </w:rPr>
        <w:t>s</w:t>
      </w:r>
      <w:r>
        <w:rPr>
          <w:rFonts w:ascii="宋体" w:hAnsi="宋体"/>
          <w:spacing w:val="6"/>
          <w:kern w:val="0"/>
          <w:sz w:val="24"/>
        </w:rPr>
        <w:t>cVec</w:t>
      </w:r>
      <w:r>
        <w:rPr>
          <w:rFonts w:ascii="宋体" w:hAnsi="宋体" w:hint="eastAsia"/>
          <w:spacing w:val="6"/>
          <w:kern w:val="0"/>
          <w:sz w:val="24"/>
        </w:rPr>
        <w:t>_CIR</w:t>
      </w:r>
      <w:proofErr w:type="spellEnd"/>
      <w:r>
        <w:rPr>
          <w:rFonts w:ascii="宋体" w:hAnsi="宋体" w:hint="eastAsia"/>
          <w:spacing w:val="6"/>
          <w:kern w:val="0"/>
          <w:sz w:val="24"/>
        </w:rPr>
        <w:t>与</w:t>
      </w:r>
      <w:r>
        <w:rPr>
          <w:rFonts w:ascii="宋体" w:hAnsi="宋体" w:hint="eastAsia"/>
          <w:snapToGrid w:val="0"/>
          <w:sz w:val="24"/>
        </w:rPr>
        <w:t>每个批次的输入数据时间掩码</w:t>
      </w:r>
      <w:proofErr w:type="spellStart"/>
      <w:r>
        <w:rPr>
          <w:rFonts w:ascii="宋体" w:hAnsi="宋体" w:hint="eastAsia"/>
          <w:snapToGrid w:val="0"/>
          <w:sz w:val="24"/>
        </w:rPr>
        <w:t>batch_x_mark</w:t>
      </w:r>
      <w:proofErr w:type="spellEnd"/>
      <w:r>
        <w:rPr>
          <w:rFonts w:ascii="宋体" w:hAnsi="宋体" w:hint="eastAsia"/>
          <w:snapToGrid w:val="0"/>
          <w:sz w:val="24"/>
        </w:rPr>
        <w:t>进行矩阵计算，得到每个批次的复数CIR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proofErr w:type="spellStart"/>
      <w:r>
        <w:rPr>
          <w:rFonts w:ascii="宋体" w:hAnsi="宋体" w:hint="eastAsia"/>
          <w:spacing w:val="6"/>
          <w:kern w:val="0"/>
          <w:sz w:val="24"/>
        </w:rPr>
        <w:t>batch_scSequence_CIR</w:t>
      </w:r>
      <w:proofErr w:type="spellEnd"/>
      <w:r>
        <w:rPr>
          <w:rFonts w:ascii="宋体" w:hAnsi="宋体" w:hint="eastAsia"/>
          <w:spacing w:val="6"/>
          <w:kern w:val="0"/>
          <w:sz w:val="24"/>
        </w:rPr>
        <w:t>。随后</w:t>
      </w:r>
      <w:r>
        <w:rPr>
          <w:rFonts w:ascii="宋体" w:hAnsi="宋体" w:hint="eastAsia"/>
          <w:snapToGrid w:val="0"/>
          <w:sz w:val="24"/>
        </w:rPr>
        <w:t>第四编码器D2</w:t>
      </w:r>
      <w:r>
        <w:rPr>
          <w:rFonts w:ascii="宋体" w:hAnsi="宋体" w:hint="eastAsia"/>
          <w:spacing w:val="6"/>
          <w:kern w:val="0"/>
          <w:sz w:val="24"/>
        </w:rPr>
        <w:t>通过</w:t>
      </w:r>
      <w:r>
        <w:rPr>
          <w:rFonts w:ascii="宋体" w:hAnsi="宋体"/>
          <w:spacing w:val="6"/>
          <w:kern w:val="0"/>
          <w:sz w:val="24"/>
        </w:rPr>
        <w:t>嵌入</w:t>
      </w:r>
      <w:r>
        <w:rPr>
          <w:rFonts w:ascii="宋体" w:hAnsi="宋体" w:hint="eastAsia"/>
          <w:spacing w:val="6"/>
          <w:kern w:val="0"/>
          <w:sz w:val="24"/>
        </w:rPr>
        <w:t>函数将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序列</w:t>
      </w:r>
      <w:proofErr w:type="spellStart"/>
      <w:r>
        <w:rPr>
          <w:rFonts w:ascii="宋体" w:hAnsi="宋体" w:hint="eastAsia"/>
          <w:spacing w:val="6"/>
          <w:kern w:val="0"/>
          <w:sz w:val="24"/>
        </w:rPr>
        <w:t>batch_scSequence_CIR</w:t>
      </w:r>
      <w:proofErr w:type="spellEnd"/>
      <w:r>
        <w:rPr>
          <w:rFonts w:ascii="宋体" w:hAnsi="宋体"/>
          <w:spacing w:val="6"/>
          <w:kern w:val="0"/>
          <w:sz w:val="24"/>
        </w:rPr>
        <w:t>映射到高维空间嵌入后</w:t>
      </w:r>
      <w:r>
        <w:rPr>
          <w:rFonts w:ascii="宋体" w:hAnsi="宋体" w:hint="eastAsia"/>
          <w:spacing w:val="6"/>
          <w:kern w:val="0"/>
          <w:sz w:val="24"/>
        </w:rPr>
        <w:t>得到</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w:t>
      </w:r>
      <w:proofErr w:type="spellStart"/>
      <w:r>
        <w:rPr>
          <w:rFonts w:ascii="宋体" w:hAnsi="宋体" w:hint="eastAsia"/>
          <w:spacing w:val="6"/>
          <w:kern w:val="0"/>
          <w:sz w:val="24"/>
        </w:rPr>
        <w:t>batch_scEmbedding_CIR</w:t>
      </w:r>
      <w:proofErr w:type="spellEnd"/>
      <w:r>
        <w:rPr>
          <w:rFonts w:ascii="宋体" w:hAnsi="宋体" w:hint="eastAsia"/>
          <w:spacing w:val="6"/>
          <w:kern w:val="0"/>
          <w:sz w:val="24"/>
        </w:rPr>
        <w:t>，使</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w:t>
      </w:r>
      <w:proofErr w:type="spellStart"/>
      <w:r>
        <w:rPr>
          <w:rFonts w:ascii="宋体" w:hAnsi="宋体" w:hint="eastAsia"/>
          <w:spacing w:val="6"/>
          <w:kern w:val="0"/>
          <w:sz w:val="24"/>
        </w:rPr>
        <w:t>batch_scEmbedding_CIR</w:t>
      </w:r>
      <w:proofErr w:type="spellEnd"/>
      <w:r>
        <w:rPr>
          <w:rFonts w:ascii="宋体" w:hAnsi="宋体" w:hint="eastAsia"/>
          <w:spacing w:val="6"/>
          <w:kern w:val="0"/>
          <w:sz w:val="24"/>
        </w:rPr>
        <w:t>的数据维度等同于</w:t>
      </w:r>
      <w:r>
        <w:rPr>
          <w:rFonts w:ascii="宋体" w:hAnsi="宋体" w:hint="eastAsia"/>
          <w:snapToGrid w:val="0"/>
          <w:sz w:val="24"/>
        </w:rPr>
        <w:t>每个批次的输入数据</w:t>
      </w:r>
      <w:proofErr w:type="spellStart"/>
      <w:r>
        <w:rPr>
          <w:rFonts w:ascii="宋体" w:hAnsi="宋体" w:hint="eastAsia"/>
          <w:snapToGrid w:val="0"/>
          <w:sz w:val="24"/>
        </w:rPr>
        <w:t>batch_x</w:t>
      </w:r>
      <w:proofErr w:type="spellEnd"/>
      <w:r>
        <w:rPr>
          <w:rFonts w:ascii="宋体" w:hAnsi="宋体" w:hint="eastAsia"/>
          <w:snapToGrid w:val="0"/>
          <w:sz w:val="24"/>
        </w:rPr>
        <w:t>的数据维度</w:t>
      </w:r>
      <w:r>
        <w:rPr>
          <w:rFonts w:ascii="宋体" w:hAnsi="宋体" w:hint="eastAsia"/>
          <w:spacing w:val="6"/>
          <w:kern w:val="0"/>
          <w:sz w:val="24"/>
        </w:rPr>
        <w:t>。随后</w:t>
      </w:r>
      <w:r>
        <w:rPr>
          <w:rFonts w:ascii="宋体" w:hAnsi="宋体" w:hint="eastAsia"/>
          <w:snapToGrid w:val="0"/>
          <w:sz w:val="24"/>
        </w:rPr>
        <w:t>第四编码器D2</w:t>
      </w:r>
      <w:r>
        <w:rPr>
          <w:rFonts w:ascii="宋体" w:hAnsi="宋体" w:hint="eastAsia"/>
          <w:spacing w:val="6"/>
          <w:kern w:val="0"/>
          <w:sz w:val="24"/>
        </w:rPr>
        <w:t>将</w:t>
      </w:r>
      <w:r>
        <w:rPr>
          <w:rFonts w:ascii="宋体" w:hAnsi="宋体" w:hint="eastAsia"/>
          <w:snapToGrid w:val="0"/>
          <w:sz w:val="24"/>
        </w:rPr>
        <w:t>每个批次的复数CIR</w:t>
      </w:r>
      <w:r>
        <w:rPr>
          <w:rFonts w:ascii="宋体" w:hAnsi="宋体"/>
          <w:snapToGrid w:val="0"/>
          <w:sz w:val="24"/>
        </w:rPr>
        <w:t>数据</w:t>
      </w:r>
      <w:r>
        <w:rPr>
          <w:rFonts w:ascii="宋体" w:hAnsi="宋体" w:hint="eastAsia"/>
          <w:snapToGrid w:val="0"/>
          <w:sz w:val="24"/>
        </w:rPr>
        <w:t>的相干空间</w:t>
      </w:r>
      <w:r>
        <w:rPr>
          <w:rFonts w:ascii="宋体" w:hAnsi="宋体" w:hint="eastAsia"/>
          <w:spacing w:val="6"/>
          <w:kern w:val="0"/>
          <w:sz w:val="24"/>
        </w:rPr>
        <w:t>编码</w:t>
      </w:r>
      <w:proofErr w:type="spellStart"/>
      <w:r>
        <w:rPr>
          <w:rFonts w:ascii="宋体" w:hAnsi="宋体" w:hint="eastAsia"/>
          <w:spacing w:val="6"/>
          <w:kern w:val="0"/>
          <w:sz w:val="24"/>
        </w:rPr>
        <w:t>batch_scEmbedding_CIR</w:t>
      </w:r>
      <w:proofErr w:type="spellEnd"/>
      <w:r>
        <w:rPr>
          <w:rFonts w:ascii="宋体" w:hAnsi="宋体" w:hint="eastAsia"/>
          <w:spacing w:val="6"/>
          <w:kern w:val="0"/>
          <w:sz w:val="24"/>
        </w:rPr>
        <w:t>加在</w:t>
      </w:r>
      <w:r>
        <w:rPr>
          <w:rFonts w:ascii="宋体" w:hAnsi="宋体" w:hint="eastAsia"/>
          <w:snapToGrid w:val="0"/>
          <w:sz w:val="24"/>
        </w:rPr>
        <w:t>每个批次的</w:t>
      </w:r>
      <w:r>
        <w:rPr>
          <w:rFonts w:ascii="宋体" w:hAnsi="宋体" w:hint="eastAsia"/>
          <w:spacing w:val="6"/>
          <w:kern w:val="0"/>
          <w:sz w:val="24"/>
        </w:rPr>
        <w:t>输入</w:t>
      </w:r>
      <w:r>
        <w:rPr>
          <w:rFonts w:ascii="宋体" w:hAnsi="宋体" w:hint="eastAsia"/>
          <w:snapToGrid w:val="0"/>
          <w:sz w:val="24"/>
        </w:rPr>
        <w:t>数据</w:t>
      </w:r>
      <w:proofErr w:type="spellStart"/>
      <w:r>
        <w:rPr>
          <w:rFonts w:ascii="宋体" w:hAnsi="宋体" w:hint="eastAsia"/>
          <w:snapToGrid w:val="0"/>
          <w:sz w:val="24"/>
        </w:rPr>
        <w:t>batch_x</w:t>
      </w:r>
      <w:proofErr w:type="spellEnd"/>
      <w:r>
        <w:rPr>
          <w:rFonts w:ascii="宋体" w:hAnsi="宋体" w:hint="eastAsia"/>
          <w:spacing w:val="6"/>
          <w:kern w:val="0"/>
          <w:sz w:val="24"/>
        </w:rPr>
        <w:t>上，得到第四相加数据。</w:t>
      </w:r>
    </w:p>
    <w:p w14:paraId="7E259D6D" w14:textId="77777777" w:rsidR="00D63461" w:rsidRDefault="00000000">
      <w:pPr>
        <w:tabs>
          <w:tab w:val="left" w:pos="0"/>
        </w:tabs>
        <w:adjustRightInd w:val="0"/>
        <w:snapToGrid w:val="0"/>
        <w:spacing w:line="360" w:lineRule="auto"/>
        <w:ind w:firstLineChars="200" w:firstLine="492"/>
        <w:textAlignment w:val="baseline"/>
        <w:rPr>
          <w:rFonts w:ascii="宋体" w:hAnsi="宋体" w:hint="eastAsia"/>
          <w:sz w:val="24"/>
        </w:rPr>
      </w:pPr>
      <w:r>
        <w:rPr>
          <w:rFonts w:ascii="宋体" w:hAnsi="宋体" w:hint="eastAsia"/>
          <w:spacing w:val="6"/>
          <w:kern w:val="0"/>
          <w:sz w:val="24"/>
        </w:rPr>
        <w:t>所述第四深度学习模型D3在训练阶段和应用阶段均用于将</w:t>
      </w:r>
      <w:r>
        <w:rPr>
          <w:rFonts w:ascii="宋体" w:hAnsi="宋体" w:hint="eastAsia"/>
          <w:snapToGrid w:val="0"/>
          <w:sz w:val="24"/>
        </w:rPr>
        <w:t>第四相加数据作为输入，输出预测的CFR数据。</w:t>
      </w:r>
    </w:p>
    <w:p w14:paraId="0415518B" w14:textId="4B07A643" w:rsidR="00D63461"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z w:val="24"/>
        </w:rPr>
        <w:t>所述第四解码器D4在训练阶段和应用阶段均用于</w:t>
      </w:r>
      <w:r>
        <w:rPr>
          <w:rFonts w:ascii="宋体" w:hAnsi="宋体" w:hint="eastAsia"/>
          <w:snapToGrid w:val="0"/>
          <w:sz w:val="24"/>
        </w:rPr>
        <w:t>对第四深度学习模型输出的预测的CFR数据进行</w:t>
      </w:r>
      <w:r>
        <w:rPr>
          <w:rFonts w:ascii="宋体" w:hAnsi="宋体"/>
          <w:snapToGrid w:val="0"/>
          <w:sz w:val="24"/>
        </w:rPr>
        <w:t>裁剪，</w:t>
      </w:r>
      <w:r>
        <w:rPr>
          <w:rFonts w:ascii="宋体" w:hAnsi="宋体" w:hint="eastAsia"/>
          <w:snapToGrid w:val="0"/>
          <w:sz w:val="24"/>
        </w:rPr>
        <w:t>输出每个批次的预测的CFR</w:t>
      </w:r>
      <w:r>
        <w:rPr>
          <w:rFonts w:ascii="宋体" w:hAnsi="宋体"/>
          <w:snapToGrid w:val="0"/>
          <w:sz w:val="24"/>
        </w:rPr>
        <w:t>数据</w:t>
      </w:r>
      <w:r>
        <w:rPr>
          <w:rFonts w:ascii="宋体" w:hAnsi="宋体" w:hint="eastAsia"/>
          <w:snapToGrid w:val="0"/>
          <w:sz w:val="24"/>
        </w:rPr>
        <w:t>，裁剪的目的是让每个批次的预测的CFR</w:t>
      </w:r>
      <w:r>
        <w:rPr>
          <w:rFonts w:ascii="宋体" w:hAnsi="宋体"/>
          <w:snapToGrid w:val="0"/>
          <w:sz w:val="24"/>
        </w:rPr>
        <w:t>数据</w:t>
      </w:r>
      <w:r>
        <w:rPr>
          <w:rFonts w:ascii="宋体" w:hAnsi="宋体" w:hint="eastAsia"/>
          <w:snapToGrid w:val="0"/>
          <w:sz w:val="24"/>
        </w:rPr>
        <w:t>的数据维度等同于每个批次的输出数据的拟合目标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的数据维度（在训练阶段）或等同于预测维度（在应用阶段）。</w:t>
      </w:r>
      <w:r>
        <w:rPr>
          <w:rFonts w:ascii="宋体" w:hAnsi="宋体" w:hint="eastAsia"/>
          <w:sz w:val="24"/>
        </w:rPr>
        <w:t>所述第四解码器D4在训练阶段还用于</w:t>
      </w:r>
      <w:r>
        <w:rPr>
          <w:rFonts w:ascii="宋体" w:hAnsi="宋体" w:hint="eastAsia"/>
          <w:snapToGrid w:val="0"/>
          <w:sz w:val="24"/>
        </w:rPr>
        <w:t>根据每个批次的预测的CFR</w:t>
      </w:r>
      <w:r>
        <w:rPr>
          <w:rFonts w:ascii="宋体" w:hAnsi="宋体"/>
          <w:snapToGrid w:val="0"/>
          <w:sz w:val="24"/>
        </w:rPr>
        <w:t>数据</w:t>
      </w:r>
      <w:del w:id="408" w:author="Shaun YIN" w:date="2025-11-05T15:56:00Z" w16du:dateUtc="2025-11-05T07:56:00Z">
        <w:r w:rsidDel="00C47D3A">
          <w:rPr>
            <w:rFonts w:ascii="宋体" w:hAnsi="宋体" w:hint="eastAsia"/>
            <w:snapToGrid w:val="0"/>
            <w:sz w:val="24"/>
          </w:rPr>
          <w:delText>、</w:delText>
        </w:r>
      </w:del>
      <w:ins w:id="409" w:author="Shaun YIN" w:date="2025-11-05T15:56:00Z" w16du:dateUtc="2025-11-05T07:56:00Z">
        <w:r w:rsidR="00C47D3A">
          <w:rPr>
            <w:rFonts w:ascii="宋体" w:hAnsi="宋体" w:hint="eastAsia"/>
            <w:snapToGrid w:val="0"/>
            <w:sz w:val="24"/>
          </w:rPr>
          <w:t>与</w:t>
        </w:r>
      </w:ins>
      <w:r>
        <w:rPr>
          <w:rFonts w:ascii="宋体" w:hAnsi="宋体" w:hint="eastAsia"/>
          <w:snapToGrid w:val="0"/>
          <w:sz w:val="24"/>
        </w:rPr>
        <w:t>每个批次的输出数据的拟合目标</w:t>
      </w:r>
      <w:proofErr w:type="spellStart"/>
      <w:r>
        <w:rPr>
          <w:rFonts w:ascii="宋体" w:hAnsi="宋体" w:hint="eastAsia"/>
          <w:snapToGrid w:val="0"/>
          <w:sz w:val="24"/>
        </w:rPr>
        <w:t>batch_y</w:t>
      </w:r>
      <w:proofErr w:type="spellEnd"/>
      <w:del w:id="410" w:author="Shaun YIN" w:date="2025-11-05T15:56:00Z" w16du:dateUtc="2025-11-05T07:56:00Z">
        <w:r w:rsidDel="00C47D3A">
          <w:rPr>
            <w:rFonts w:ascii="宋体" w:hAnsi="宋体" w:hint="eastAsia"/>
            <w:snapToGrid w:val="0"/>
            <w:sz w:val="24"/>
          </w:rPr>
          <w:delText>、每个批次的输出数据时间掩码batch_y_mark</w:delText>
        </w:r>
      </w:del>
      <w:r>
        <w:rPr>
          <w:rFonts w:ascii="宋体" w:hAnsi="宋体" w:hint="eastAsia"/>
          <w:snapToGrid w:val="0"/>
          <w:sz w:val="24"/>
        </w:rPr>
        <w:t>计算</w:t>
      </w:r>
      <w:r>
        <w:rPr>
          <w:rFonts w:ascii="宋体" w:hAnsi="宋体"/>
          <w:snapToGrid w:val="0"/>
          <w:sz w:val="24"/>
        </w:rPr>
        <w:t>损失</w:t>
      </w:r>
      <w:r>
        <w:rPr>
          <w:rFonts w:ascii="宋体" w:hAnsi="宋体" w:hint="eastAsia"/>
          <w:snapToGrid w:val="0"/>
          <w:sz w:val="24"/>
        </w:rPr>
        <w:t>，进行反向传播训练第四深度学习模型D3，使</w:t>
      </w:r>
      <w:r>
        <w:rPr>
          <w:rFonts w:ascii="宋体" w:hAnsi="宋体" w:hint="eastAsia"/>
          <w:sz w:val="24"/>
        </w:rPr>
        <w:t>第四解码器D4</w:t>
      </w:r>
      <w:r>
        <w:rPr>
          <w:rFonts w:ascii="宋体" w:hAnsi="宋体" w:hint="eastAsia"/>
          <w:snapToGrid w:val="0"/>
          <w:sz w:val="24"/>
        </w:rPr>
        <w:t>输出的每个批次的预测的CFR数据尽量接近于该批次的输出数据的拟合目标</w:t>
      </w:r>
      <w:proofErr w:type="spellStart"/>
      <w:r>
        <w:rPr>
          <w:rFonts w:ascii="宋体" w:hAnsi="宋体" w:hint="eastAsia"/>
          <w:snapToGrid w:val="0"/>
          <w:sz w:val="24"/>
        </w:rPr>
        <w:t>batch_y</w:t>
      </w:r>
      <w:proofErr w:type="spellEnd"/>
      <w:r>
        <w:rPr>
          <w:rFonts w:ascii="宋体" w:hAnsi="宋体" w:hint="eastAsia"/>
          <w:snapToGrid w:val="0"/>
          <w:sz w:val="24"/>
        </w:rPr>
        <w:t>。</w:t>
      </w:r>
    </w:p>
    <w:p w14:paraId="40E5E72F" w14:textId="135D9D3B" w:rsidR="00D63461" w:rsidRDefault="00000000">
      <w:pPr>
        <w:tabs>
          <w:tab w:val="left" w:pos="0"/>
        </w:tabs>
        <w:adjustRightInd w:val="0"/>
        <w:snapToGrid w:val="0"/>
        <w:spacing w:line="360" w:lineRule="auto"/>
        <w:ind w:firstLineChars="200" w:firstLine="492"/>
        <w:textAlignment w:val="baseline"/>
        <w:rPr>
          <w:rFonts w:ascii="宋体" w:hAnsi="宋体" w:hint="eastAsia"/>
          <w:sz w:val="24"/>
        </w:rPr>
      </w:pPr>
      <w:r>
        <w:rPr>
          <w:rFonts w:ascii="宋体" w:hAnsi="宋体"/>
          <w:spacing w:val="6"/>
          <w:kern w:val="0"/>
          <w:sz w:val="24"/>
        </w:rPr>
        <w:t>与现有技术相比，本</w:t>
      </w:r>
      <w:r>
        <w:rPr>
          <w:rFonts w:ascii="宋体" w:hAnsi="宋体" w:hint="eastAsia"/>
          <w:spacing w:val="6"/>
          <w:kern w:val="0"/>
          <w:sz w:val="24"/>
        </w:rPr>
        <w:t>申请取得了</w:t>
      </w:r>
      <w:r>
        <w:rPr>
          <w:rFonts w:ascii="宋体" w:hAnsi="宋体"/>
          <w:spacing w:val="6"/>
          <w:kern w:val="0"/>
          <w:sz w:val="24"/>
        </w:rPr>
        <w:t>如下有益</w:t>
      </w:r>
      <w:r>
        <w:rPr>
          <w:rFonts w:ascii="宋体" w:hAnsi="宋体" w:hint="eastAsia"/>
          <w:spacing w:val="6"/>
          <w:kern w:val="0"/>
          <w:sz w:val="24"/>
        </w:rPr>
        <w:t>的技术</w:t>
      </w:r>
      <w:r>
        <w:rPr>
          <w:rFonts w:ascii="宋体" w:hAnsi="宋体"/>
          <w:spacing w:val="6"/>
          <w:kern w:val="0"/>
          <w:sz w:val="24"/>
        </w:rPr>
        <w:t>效果</w:t>
      </w:r>
      <w:r>
        <w:rPr>
          <w:rFonts w:ascii="宋体" w:hAnsi="宋体" w:hint="eastAsia"/>
          <w:spacing w:val="6"/>
          <w:kern w:val="0"/>
          <w:sz w:val="24"/>
        </w:rPr>
        <w:t>。第一，</w:t>
      </w:r>
      <w:r>
        <w:rPr>
          <w:rFonts w:ascii="宋体" w:hAnsi="宋体"/>
          <w:spacing w:val="6"/>
          <w:kern w:val="0"/>
          <w:sz w:val="24"/>
        </w:rPr>
        <w:t>本</w:t>
      </w:r>
      <w:r>
        <w:rPr>
          <w:rFonts w:ascii="宋体" w:hAnsi="宋体" w:hint="eastAsia"/>
          <w:spacing w:val="6"/>
          <w:kern w:val="0"/>
          <w:sz w:val="24"/>
        </w:rPr>
        <w:t>申请</w:t>
      </w:r>
      <w:r>
        <w:rPr>
          <w:rFonts w:ascii="宋体" w:hAnsi="宋体"/>
          <w:spacing w:val="6"/>
          <w:kern w:val="0"/>
          <w:sz w:val="24"/>
        </w:rPr>
        <w:t>通过在</w:t>
      </w:r>
      <w:r>
        <w:rPr>
          <w:rFonts w:ascii="宋体" w:hAnsi="宋体" w:hint="eastAsia"/>
          <w:spacing w:val="6"/>
          <w:kern w:val="0"/>
          <w:sz w:val="24"/>
        </w:rPr>
        <w:t>深度学习</w:t>
      </w:r>
      <w:r>
        <w:rPr>
          <w:rFonts w:ascii="宋体" w:hAnsi="宋体"/>
          <w:spacing w:val="6"/>
          <w:kern w:val="0"/>
          <w:sz w:val="24"/>
        </w:rPr>
        <w:t>模型的</w:t>
      </w:r>
      <w:r>
        <w:rPr>
          <w:rFonts w:ascii="宋体" w:hAnsi="宋体" w:hint="eastAsia"/>
          <w:spacing w:val="6"/>
          <w:kern w:val="0"/>
          <w:sz w:val="24"/>
        </w:rPr>
        <w:t>输入数据中</w:t>
      </w:r>
      <w:r>
        <w:rPr>
          <w:rFonts w:ascii="宋体" w:hAnsi="宋体"/>
          <w:spacing w:val="6"/>
          <w:kern w:val="0"/>
          <w:sz w:val="24"/>
        </w:rPr>
        <w:t>引入由C</w:t>
      </w:r>
      <w:del w:id="411" w:author="Shaun YIN" w:date="2025-11-05T16:05:00Z" w16du:dateUtc="2025-11-05T08:05:00Z">
        <w:r w:rsidDel="001B6442">
          <w:rPr>
            <w:rFonts w:ascii="宋体" w:hAnsi="宋体" w:hint="eastAsia"/>
            <w:spacing w:val="6"/>
            <w:kern w:val="0"/>
            <w:sz w:val="24"/>
          </w:rPr>
          <w:delText>SI</w:delText>
        </w:r>
      </w:del>
      <w:ins w:id="412" w:author="Shaun YIN" w:date="2025-11-05T16:05:00Z" w16du:dateUtc="2025-11-05T08:05:00Z">
        <w:r w:rsidR="001B6442">
          <w:rPr>
            <w:rFonts w:ascii="宋体" w:hAnsi="宋体" w:hint="eastAsia"/>
            <w:spacing w:val="6"/>
            <w:kern w:val="0"/>
            <w:sz w:val="24"/>
          </w:rPr>
          <w:t>FR</w:t>
        </w:r>
      </w:ins>
      <w:ins w:id="413" w:author="Shaun YIN" w:date="2025-11-05T16:06:00Z" w16du:dateUtc="2025-11-05T08:06:00Z">
        <w:r w:rsidR="001B6442">
          <w:rPr>
            <w:rFonts w:ascii="宋体" w:hAnsi="宋体" w:hint="eastAsia"/>
            <w:spacing w:val="6"/>
            <w:kern w:val="0"/>
            <w:sz w:val="24"/>
          </w:rPr>
          <w:t>数据</w:t>
        </w:r>
      </w:ins>
      <w:r>
        <w:rPr>
          <w:rFonts w:ascii="宋体" w:hAnsi="宋体"/>
          <w:spacing w:val="6"/>
          <w:kern w:val="0"/>
          <w:sz w:val="24"/>
        </w:rPr>
        <w:t>计算</w:t>
      </w:r>
      <w:r>
        <w:rPr>
          <w:rFonts w:ascii="宋体" w:hAnsi="宋体" w:hint="eastAsia"/>
          <w:spacing w:val="6"/>
          <w:kern w:val="0"/>
          <w:sz w:val="24"/>
        </w:rPr>
        <w:t>得</w:t>
      </w:r>
      <w:r>
        <w:rPr>
          <w:rFonts w:ascii="宋体" w:hAnsi="宋体"/>
          <w:spacing w:val="6"/>
          <w:kern w:val="0"/>
          <w:sz w:val="24"/>
        </w:rPr>
        <w:t>出的</w:t>
      </w:r>
      <w:r>
        <w:rPr>
          <w:rFonts w:ascii="宋体" w:hAnsi="宋体" w:hint="eastAsia"/>
          <w:spacing w:val="6"/>
          <w:kern w:val="0"/>
          <w:sz w:val="24"/>
        </w:rPr>
        <w:t>相干信息</w:t>
      </w:r>
      <w:r>
        <w:rPr>
          <w:rFonts w:ascii="宋体" w:hAnsi="宋体"/>
          <w:spacing w:val="6"/>
          <w:kern w:val="0"/>
          <w:sz w:val="24"/>
        </w:rPr>
        <w:t>编码，使</w:t>
      </w:r>
      <w:r>
        <w:rPr>
          <w:rFonts w:ascii="宋体" w:hAnsi="宋体" w:hint="eastAsia"/>
          <w:spacing w:val="6"/>
          <w:kern w:val="0"/>
          <w:sz w:val="24"/>
        </w:rPr>
        <w:t>深度学习</w:t>
      </w:r>
      <w:r>
        <w:rPr>
          <w:rFonts w:ascii="宋体" w:hAnsi="宋体"/>
          <w:spacing w:val="6"/>
          <w:kern w:val="0"/>
          <w:sz w:val="24"/>
        </w:rPr>
        <w:t>模型获取更多的信道稳定性信息，提高模型对于未来信道状态预测的准确率。</w:t>
      </w:r>
      <w:r>
        <w:rPr>
          <w:rFonts w:ascii="宋体" w:hAnsi="宋体" w:hint="eastAsia"/>
          <w:spacing w:val="6"/>
          <w:kern w:val="0"/>
          <w:sz w:val="24"/>
        </w:rPr>
        <w:t>第二，本申请采用了C</w:t>
      </w:r>
      <w:del w:id="414" w:author="Shaun YIN" w:date="2025-11-05T16:06:00Z" w16du:dateUtc="2025-11-05T08:06:00Z">
        <w:r w:rsidDel="001B6442">
          <w:rPr>
            <w:rFonts w:ascii="宋体" w:hAnsi="宋体" w:hint="eastAsia"/>
            <w:spacing w:val="6"/>
            <w:kern w:val="0"/>
            <w:sz w:val="24"/>
          </w:rPr>
          <w:delText>SI</w:delText>
        </w:r>
      </w:del>
      <w:ins w:id="415" w:author="Shaun YIN" w:date="2025-11-05T16:06:00Z" w16du:dateUtc="2025-11-05T08:06:00Z">
        <w:r w:rsidR="001B6442">
          <w:rPr>
            <w:rFonts w:ascii="宋体" w:hAnsi="宋体" w:hint="eastAsia"/>
            <w:spacing w:val="6"/>
            <w:kern w:val="0"/>
            <w:sz w:val="24"/>
          </w:rPr>
          <w:t>FR数据</w:t>
        </w:r>
      </w:ins>
      <w:r>
        <w:rPr>
          <w:rFonts w:ascii="宋体" w:hAnsi="宋体" w:hint="eastAsia"/>
          <w:spacing w:val="6"/>
          <w:kern w:val="0"/>
          <w:sz w:val="24"/>
        </w:rPr>
        <w:t>进行时序编码，该方法利用易于获取的数据，原理直观且计算简便。它能够在不改变现有模型架构的基础上，仅需要较少的额外计算资源，便能广泛应用于</w:t>
      </w:r>
      <w:r>
        <w:rPr>
          <w:rFonts w:ascii="宋体" w:hAnsi="宋体"/>
          <w:spacing w:val="6"/>
          <w:kern w:val="0"/>
          <w:sz w:val="24"/>
        </w:rPr>
        <w:t>各种</w:t>
      </w:r>
      <w:r>
        <w:rPr>
          <w:rFonts w:ascii="宋体" w:hAnsi="宋体" w:hint="eastAsia"/>
          <w:spacing w:val="6"/>
          <w:kern w:val="0"/>
          <w:sz w:val="24"/>
        </w:rPr>
        <w:t>基于深度学习的</w:t>
      </w:r>
      <w:r>
        <w:rPr>
          <w:rFonts w:ascii="宋体" w:hAnsi="宋体"/>
          <w:spacing w:val="6"/>
          <w:kern w:val="0"/>
          <w:sz w:val="24"/>
        </w:rPr>
        <w:t>模型</w:t>
      </w:r>
      <w:r>
        <w:rPr>
          <w:rFonts w:ascii="宋体" w:hAnsi="宋体" w:hint="eastAsia"/>
          <w:spacing w:val="6"/>
          <w:kern w:val="0"/>
          <w:sz w:val="24"/>
        </w:rPr>
        <w:t>，同时涵盖丰富的物理意义信息。通过这种方式，能够显著提升信号状态预测任务的性能，展现出其广泛的应用前景和较高的实用性。第三，本申请</w:t>
      </w:r>
      <w:r>
        <w:rPr>
          <w:rFonts w:ascii="宋体" w:hAnsi="宋体"/>
          <w:spacing w:val="6"/>
          <w:kern w:val="0"/>
          <w:sz w:val="24"/>
        </w:rPr>
        <w:t>通过对信道状态信息计算特征并加入编码，将</w:t>
      </w:r>
      <w:r>
        <w:rPr>
          <w:rFonts w:ascii="宋体" w:hAnsi="宋体" w:hint="eastAsia"/>
          <w:spacing w:val="6"/>
          <w:kern w:val="0"/>
          <w:sz w:val="24"/>
        </w:rPr>
        <w:t>物理意义上的相干</w:t>
      </w:r>
      <w:r>
        <w:rPr>
          <w:rFonts w:ascii="宋体" w:hAnsi="宋体"/>
          <w:spacing w:val="6"/>
          <w:kern w:val="0"/>
          <w:sz w:val="24"/>
        </w:rPr>
        <w:t>时间</w:t>
      </w:r>
      <w:r>
        <w:rPr>
          <w:rFonts w:ascii="宋体" w:hAnsi="宋体" w:hint="eastAsia"/>
          <w:spacing w:val="6"/>
          <w:kern w:val="0"/>
          <w:sz w:val="24"/>
        </w:rPr>
        <w:t>或相干空间的</w:t>
      </w:r>
      <w:r>
        <w:rPr>
          <w:rFonts w:ascii="宋体" w:hAnsi="宋体"/>
          <w:spacing w:val="6"/>
          <w:kern w:val="0"/>
          <w:sz w:val="24"/>
        </w:rPr>
        <w:t>纳入模型中，从而考虑到信道在未来时刻时间</w:t>
      </w:r>
      <w:r>
        <w:rPr>
          <w:rFonts w:ascii="宋体" w:hAnsi="宋体" w:hint="eastAsia"/>
          <w:spacing w:val="6"/>
          <w:kern w:val="0"/>
          <w:sz w:val="24"/>
        </w:rPr>
        <w:t>或空间</w:t>
      </w:r>
      <w:r>
        <w:rPr>
          <w:rFonts w:ascii="宋体" w:hAnsi="宋体"/>
          <w:spacing w:val="6"/>
          <w:kern w:val="0"/>
          <w:sz w:val="24"/>
        </w:rPr>
        <w:t>的相对稳定性，</w:t>
      </w:r>
      <w:r>
        <w:rPr>
          <w:rFonts w:ascii="宋体" w:hAnsi="宋体" w:hint="eastAsia"/>
          <w:spacing w:val="6"/>
          <w:kern w:val="0"/>
          <w:sz w:val="24"/>
        </w:rPr>
        <w:t>能够</w:t>
      </w:r>
      <w:r>
        <w:rPr>
          <w:rFonts w:ascii="宋体" w:hAnsi="宋体"/>
          <w:spacing w:val="6"/>
          <w:kern w:val="0"/>
          <w:sz w:val="24"/>
        </w:rPr>
        <w:t>解决</w:t>
      </w:r>
      <w:r>
        <w:rPr>
          <w:rFonts w:ascii="宋体" w:hAnsi="宋体" w:hint="eastAsia"/>
          <w:spacing w:val="6"/>
          <w:kern w:val="0"/>
          <w:sz w:val="24"/>
        </w:rPr>
        <w:t>深度学习</w:t>
      </w:r>
      <w:r>
        <w:rPr>
          <w:rFonts w:ascii="宋体" w:hAnsi="宋体"/>
          <w:spacing w:val="6"/>
          <w:kern w:val="0"/>
          <w:sz w:val="24"/>
        </w:rPr>
        <w:t>模型中弱</w:t>
      </w:r>
      <w:r>
        <w:rPr>
          <w:rFonts w:ascii="宋体" w:hAnsi="宋体" w:hint="eastAsia"/>
          <w:spacing w:val="6"/>
          <w:kern w:val="0"/>
          <w:sz w:val="24"/>
        </w:rPr>
        <w:t>物理意义表征</w:t>
      </w:r>
      <w:r>
        <w:rPr>
          <w:rFonts w:ascii="宋体" w:hAnsi="宋体"/>
          <w:spacing w:val="6"/>
          <w:kern w:val="0"/>
          <w:sz w:val="24"/>
        </w:rPr>
        <w:t>能力的问题，提高信道状态预测的精度。</w:t>
      </w:r>
    </w:p>
    <w:p w14:paraId="4EE2DDED" w14:textId="617EB84B" w:rsidR="00D63461" w:rsidDel="001B6442" w:rsidRDefault="00000000">
      <w:pPr>
        <w:tabs>
          <w:tab w:val="left" w:pos="0"/>
        </w:tabs>
        <w:adjustRightInd w:val="0"/>
        <w:snapToGrid w:val="0"/>
        <w:spacing w:line="360" w:lineRule="auto"/>
        <w:ind w:firstLineChars="200" w:firstLine="492"/>
        <w:textAlignment w:val="baseline"/>
        <w:rPr>
          <w:del w:id="416" w:author="Shaun YIN" w:date="2025-11-05T16:05:00Z" w16du:dateUtc="2025-11-05T08:05:00Z"/>
          <w:rFonts w:ascii="宋体" w:hAnsi="宋体" w:hint="eastAsia"/>
          <w:spacing w:val="6"/>
          <w:kern w:val="0"/>
          <w:sz w:val="24"/>
        </w:rPr>
      </w:pPr>
      <w:del w:id="417" w:author="Shaun YIN" w:date="2025-11-05T16:05:00Z" w16du:dateUtc="2025-11-05T08:05:00Z">
        <w:r w:rsidDel="001B6442">
          <w:rPr>
            <w:rFonts w:ascii="宋体" w:hAnsi="宋体" w:hint="eastAsia"/>
            <w:spacing w:val="6"/>
            <w:kern w:val="0"/>
            <w:sz w:val="24"/>
            <w:highlight w:val="yellow"/>
          </w:rPr>
          <w:delText>前文记载，现有技术的缺点是深度学习模型的参数的物理解释性不足。本申请的深度学习模型的参数的物理解释性变强了吗？请从技术原理的层面尽可能详细地阐述为什么会有此技术效果，目前我无法理解该技术效果是如何取得的。</w:delText>
        </w:r>
      </w:del>
    </w:p>
    <w:p w14:paraId="70689D7E" w14:textId="402A9248" w:rsidR="00D63461" w:rsidRPr="00C47D3A" w:rsidRDefault="00000000">
      <w:pPr>
        <w:tabs>
          <w:tab w:val="left" w:pos="0"/>
        </w:tabs>
        <w:adjustRightInd w:val="0"/>
        <w:snapToGrid w:val="0"/>
        <w:spacing w:line="360" w:lineRule="auto"/>
        <w:ind w:firstLineChars="200" w:firstLine="480"/>
        <w:textAlignment w:val="baseline"/>
        <w:rPr>
          <w:rFonts w:ascii="宋体" w:hAnsi="宋体" w:hint="eastAsia"/>
          <w:sz w:val="24"/>
          <w:rPrChange w:id="418" w:author="Shaun YIN" w:date="2025-11-05T15:57:00Z" w16du:dateUtc="2025-11-05T07:57:00Z">
            <w:rPr>
              <w:rFonts w:ascii="宋体" w:hAnsi="宋体" w:hint="eastAsia"/>
              <w:sz w:val="24"/>
              <w:highlight w:val="cyan"/>
            </w:rPr>
          </w:rPrChange>
        </w:rPr>
      </w:pPr>
      <w:r w:rsidRPr="00C47D3A">
        <w:rPr>
          <w:rFonts w:ascii="宋体" w:hAnsi="宋体" w:hint="eastAsia"/>
          <w:sz w:val="24"/>
          <w:rPrChange w:id="419" w:author="Shaun YIN" w:date="2025-11-05T15:57:00Z" w16du:dateUtc="2025-11-05T07:57:00Z">
            <w:rPr>
              <w:rFonts w:ascii="宋体" w:hAnsi="宋体" w:hint="eastAsia"/>
              <w:sz w:val="24"/>
              <w:highlight w:val="cyan"/>
            </w:rPr>
          </w:rPrChange>
        </w:rPr>
        <w:t>在无线通信中，相干时间和相干带宽是描述信道统计特性随时间和频率变化的核心概念。</w:t>
      </w:r>
      <w:r w:rsidRPr="00C47D3A">
        <w:rPr>
          <w:rFonts w:ascii="宋体" w:hAnsi="宋体" w:hint="eastAsia"/>
          <w:sz w:val="24"/>
          <w:rPrChange w:id="420" w:author="Shaun YIN" w:date="2025-11-05T15:57:00Z" w16du:dateUtc="2025-11-05T07:57:00Z">
            <w:rPr>
              <w:rFonts w:ascii="宋体" w:hAnsi="宋体" w:hint="eastAsia"/>
              <w:sz w:val="24"/>
              <w:highlight w:val="cyan"/>
            </w:rPr>
          </w:rPrChange>
        </w:rPr>
        <w:lastRenderedPageBreak/>
        <w:t>相干时间</w:t>
      </w:r>
      <m:oMath>
        <m:sSub>
          <m:sSubPr>
            <m:ctrlPr>
              <w:rPr>
                <w:rFonts w:ascii="Cambria Math" w:hAnsi="Cambria Math"/>
                <w:iCs/>
                <w:sz w:val="24"/>
              </w:rPr>
            </m:ctrlPr>
          </m:sSubPr>
          <m:e>
            <m:r>
              <m:rPr>
                <m:sty m:val="p"/>
              </m:rPr>
              <w:rPr>
                <w:rFonts w:ascii="Cambria Math" w:hAnsi="Cambria Math"/>
                <w:sz w:val="24"/>
              </w:rPr>
              <m:t>T</m:t>
            </m:r>
          </m:e>
          <m:sub>
            <m:r>
              <m:rPr>
                <m:sty m:val="p"/>
              </m:rPr>
              <w:rPr>
                <w:rFonts w:ascii="Cambria Math" w:hAnsi="Cambria Math"/>
                <w:sz w:val="24"/>
              </w:rPr>
              <m:t>c</m:t>
            </m:r>
          </m:sub>
        </m:sSub>
      </m:oMath>
      <w:r w:rsidRPr="00C47D3A">
        <w:rPr>
          <w:rFonts w:ascii="宋体" w:hAnsi="宋体" w:hint="eastAsia"/>
          <w:sz w:val="24"/>
          <w:rPrChange w:id="421" w:author="Shaun YIN" w:date="2025-11-05T15:57:00Z" w16du:dateUtc="2025-11-05T07:57:00Z">
            <w:rPr>
              <w:rFonts w:ascii="宋体" w:hAnsi="宋体" w:hint="eastAsia"/>
              <w:sz w:val="24"/>
              <w:highlight w:val="cyan"/>
            </w:rPr>
          </w:rPrChange>
        </w:rPr>
        <w:t>表示在</w:t>
      </w:r>
      <w:del w:id="422" w:author="Shaun YIN" w:date="2025-11-05T15:57:00Z" w16du:dateUtc="2025-11-05T07:57:00Z">
        <w:r w:rsidRPr="00C47D3A" w:rsidDel="00C47D3A">
          <w:rPr>
            <w:rFonts w:ascii="宋体" w:hAnsi="宋体" w:hint="eastAsia"/>
            <w:sz w:val="24"/>
            <w:rPrChange w:id="423" w:author="Shaun YIN" w:date="2025-11-05T15:57:00Z" w16du:dateUtc="2025-11-05T07:57:00Z">
              <w:rPr>
                <w:rFonts w:ascii="宋体" w:hAnsi="宋体" w:hint="eastAsia"/>
                <w:sz w:val="24"/>
                <w:highlight w:val="cyan"/>
              </w:rPr>
            </w:rPrChange>
          </w:rPr>
          <w:delText xml:space="preserve"> </w:delText>
        </w:r>
      </w:del>
      <m:oMath>
        <m:d>
          <m:dPr>
            <m:begChr m:val="|"/>
            <m:endChr m:val="|"/>
            <m:ctrlPr>
              <w:rPr>
                <w:rFonts w:ascii="Cambria Math" w:hAnsi="Cambria Math" w:cs="DejaVu Math TeX Gyre"/>
                <w:sz w:val="24"/>
              </w:rPr>
            </m:ctrlPr>
          </m:dPr>
          <m:e>
            <m:r>
              <m:rPr>
                <m:sty m:val="p"/>
              </m:rPr>
              <w:rPr>
                <w:rFonts w:ascii="Cambria Math" w:hAnsi="Cambria Math" w:cs="DejaVu Math TeX Gyre"/>
                <w:sz w:val="24"/>
                <w:rPrChange w:id="424" w:author="Shaun YIN" w:date="2025-11-05T15:57:00Z" w16du:dateUtc="2025-11-05T07:57:00Z">
                  <w:rPr>
                    <w:rFonts w:ascii="DejaVu Math TeX Gyre" w:hAnsi="DejaVu Math TeX Gyre" w:cs="DejaVu Math TeX Gyre"/>
                    <w:sz w:val="24"/>
                    <w:highlight w:val="cyan"/>
                  </w:rPr>
                </w:rPrChange>
              </w:rPr>
              <m:t>∆t</m:t>
            </m:r>
          </m:e>
        </m:d>
        <m:r>
          <m:rPr>
            <m:sty m:val="p"/>
          </m:rPr>
          <w:rPr>
            <w:rFonts w:ascii="Cambria Math" w:hAnsi="Cambria Math" w:cs="DejaVu Math TeX Gyre"/>
            <w:sz w:val="24"/>
            <w:rPrChange w:id="425" w:author="Shaun YIN" w:date="2025-11-05T15:57:00Z" w16du:dateUtc="2025-11-05T07:57:00Z">
              <w:rPr>
                <w:rFonts w:ascii="DejaVu Math TeX Gyre" w:hAnsi="DejaVu Math TeX Gyre" w:cs="DejaVu Math TeX Gyre"/>
                <w:sz w:val="24"/>
                <w:highlight w:val="cyan"/>
              </w:rPr>
            </w:rPrChange>
          </w:rPr>
          <m:t>&lt;</m:t>
        </m:r>
        <m:sSub>
          <m:sSubPr>
            <m:ctrlPr>
              <w:rPr>
                <w:rFonts w:ascii="Cambria Math" w:hAnsi="Cambria Math" w:cs="DejaVu Math TeX Gyre"/>
                <w:sz w:val="24"/>
              </w:rPr>
            </m:ctrlPr>
          </m:sSubPr>
          <m:e>
            <m:r>
              <m:rPr>
                <m:sty m:val="p"/>
              </m:rPr>
              <w:rPr>
                <w:rFonts w:ascii="Cambria Math" w:hAnsi="Cambria Math" w:cs="DejaVu Math TeX Gyre"/>
                <w:sz w:val="24"/>
                <w:rPrChange w:id="426" w:author="Shaun YIN" w:date="2025-11-05T15:57:00Z" w16du:dateUtc="2025-11-05T07:57:00Z">
                  <w:rPr>
                    <w:rFonts w:ascii="DejaVu Math TeX Gyre" w:hAnsi="DejaVu Math TeX Gyre" w:cs="DejaVu Math TeX Gyre"/>
                    <w:sz w:val="24"/>
                    <w:highlight w:val="cyan"/>
                  </w:rPr>
                </w:rPrChange>
              </w:rPr>
              <m:t>T</m:t>
            </m:r>
          </m:e>
          <m:sub>
            <m:r>
              <m:rPr>
                <m:sty m:val="p"/>
              </m:rPr>
              <w:rPr>
                <w:rFonts w:ascii="Cambria Math" w:hAnsi="Cambria Math" w:cs="DejaVu Math TeX Gyre"/>
                <w:sz w:val="24"/>
                <w:rPrChange w:id="427" w:author="Shaun YIN" w:date="2025-11-05T15:57:00Z" w16du:dateUtc="2025-11-05T07:57:00Z">
                  <w:rPr>
                    <w:rFonts w:ascii="DejaVu Math TeX Gyre" w:hAnsi="DejaVu Math TeX Gyre" w:cs="DejaVu Math TeX Gyre"/>
                    <w:sz w:val="24"/>
                    <w:highlight w:val="cyan"/>
                  </w:rPr>
                </w:rPrChange>
              </w:rPr>
              <m:t>c</m:t>
            </m:r>
          </m:sub>
        </m:sSub>
      </m:oMath>
      <w:del w:id="428" w:author="Shaun YIN" w:date="2025-11-05T15:57:00Z" w16du:dateUtc="2025-11-05T07:57:00Z">
        <w:r w:rsidRPr="00C47D3A" w:rsidDel="00C47D3A">
          <w:rPr>
            <w:rFonts w:ascii="宋体" w:hAnsi="宋体"/>
            <w:sz w:val="24"/>
            <w:rPrChange w:id="429" w:author="Shaun YIN" w:date="2025-11-05T15:57:00Z" w16du:dateUtc="2025-11-05T07:57:00Z">
              <w:rPr>
                <w:rFonts w:ascii="DejaVu Math TeX Gyre" w:hAnsi="DejaVu Math TeX Gyre"/>
                <w:sz w:val="24"/>
                <w:highlight w:val="cyan"/>
              </w:rPr>
            </w:rPrChange>
          </w:rPr>
          <w:delText xml:space="preserve"> </w:delText>
        </w:r>
      </w:del>
      <w:r w:rsidRPr="00C47D3A">
        <w:rPr>
          <w:rFonts w:ascii="宋体" w:hAnsi="宋体" w:hint="eastAsia"/>
          <w:sz w:val="24"/>
          <w:rPrChange w:id="430" w:author="Shaun YIN" w:date="2025-11-05T15:57:00Z" w16du:dateUtc="2025-11-05T07:57:00Z">
            <w:rPr>
              <w:rFonts w:ascii="宋体" w:hAnsi="宋体" w:hint="eastAsia"/>
              <w:sz w:val="24"/>
              <w:highlight w:val="cyan"/>
            </w:rPr>
          </w:rPrChange>
        </w:rPr>
        <w:t>内，信道的统计特性基本保持稳定，即多径分布、相位关系和功率谱等不会发生剧烈变化</w:t>
      </w:r>
      <w:del w:id="431" w:author="Shaun YIN" w:date="2025-11-05T15:57:00Z" w16du:dateUtc="2025-11-05T07:57:00Z">
        <w:r w:rsidRPr="00C47D3A" w:rsidDel="00C47D3A">
          <w:rPr>
            <w:rFonts w:ascii="宋体" w:hAnsi="宋体" w:hint="eastAsia"/>
            <w:sz w:val="24"/>
            <w:rPrChange w:id="432" w:author="Shaun YIN" w:date="2025-11-05T15:57:00Z" w16du:dateUtc="2025-11-05T07:57:00Z">
              <w:rPr>
                <w:rFonts w:ascii="宋体" w:hAnsi="宋体" w:hint="eastAsia"/>
                <w:sz w:val="24"/>
                <w:highlight w:val="cyan"/>
              </w:rPr>
            </w:rPrChange>
          </w:rPr>
          <w:delText>；</w:delText>
        </w:r>
      </w:del>
      <w:ins w:id="433" w:author="Shaun YIN" w:date="2025-11-05T15:57:00Z" w16du:dateUtc="2025-11-05T07:57:00Z">
        <w:r w:rsidR="00C47D3A">
          <w:rPr>
            <w:rFonts w:ascii="宋体" w:hAnsi="宋体" w:hint="eastAsia"/>
            <w:sz w:val="24"/>
          </w:rPr>
          <w:t>。</w:t>
        </w:r>
      </w:ins>
      <w:r w:rsidRPr="00C47D3A">
        <w:rPr>
          <w:rFonts w:ascii="宋体" w:hAnsi="宋体" w:hint="eastAsia"/>
          <w:sz w:val="24"/>
          <w:rPrChange w:id="434" w:author="Shaun YIN" w:date="2025-11-05T15:57:00Z" w16du:dateUtc="2025-11-05T07:57:00Z">
            <w:rPr>
              <w:rFonts w:ascii="宋体" w:hAnsi="宋体" w:hint="eastAsia"/>
              <w:sz w:val="24"/>
              <w:highlight w:val="cyan"/>
            </w:rPr>
          </w:rPrChange>
        </w:rPr>
        <w:t>相干带宽</w:t>
      </w:r>
      <w:del w:id="435" w:author="Shaun YIN" w:date="2025-11-05T15:57:00Z" w16du:dateUtc="2025-11-05T07:57:00Z">
        <w:r w:rsidRPr="00C47D3A" w:rsidDel="00C47D3A">
          <w:rPr>
            <w:rFonts w:ascii="宋体" w:hAnsi="宋体" w:hint="eastAsia"/>
            <w:sz w:val="24"/>
            <w:rPrChange w:id="436" w:author="Shaun YIN" w:date="2025-11-05T15:57:00Z" w16du:dateUtc="2025-11-05T07:57:00Z">
              <w:rPr>
                <w:rFonts w:ascii="宋体" w:hAnsi="宋体" w:hint="eastAsia"/>
                <w:sz w:val="24"/>
                <w:highlight w:val="cyan"/>
              </w:rPr>
            </w:rPrChange>
          </w:rPr>
          <w:delText xml:space="preserve"> </w:delText>
        </w:r>
      </w:del>
      <m:oMath>
        <m:sSub>
          <m:sSubPr>
            <m:ctrlPr>
              <w:rPr>
                <w:rFonts w:ascii="Cambria Math" w:hAnsi="Cambria Math"/>
                <w:iCs/>
                <w:sz w:val="24"/>
              </w:rPr>
            </m:ctrlPr>
          </m:sSubPr>
          <m:e>
            <m:r>
              <m:rPr>
                <m:sty m:val="p"/>
              </m:rPr>
              <w:rPr>
                <w:rFonts w:ascii="Cambria Math" w:hAnsi="Cambria Math"/>
                <w:sz w:val="24"/>
              </w:rPr>
              <m:t>B</m:t>
            </m:r>
          </m:e>
          <m:sub>
            <m:r>
              <m:rPr>
                <m:sty m:val="p"/>
              </m:rPr>
              <w:rPr>
                <w:rFonts w:ascii="Cambria Math" w:hAnsi="Cambria Math"/>
                <w:sz w:val="24"/>
              </w:rPr>
              <m:t>c</m:t>
            </m:r>
          </m:sub>
        </m:sSub>
      </m:oMath>
      <w:r w:rsidRPr="00C47D3A">
        <w:rPr>
          <w:rFonts w:ascii="宋体" w:hAnsi="宋体" w:hint="eastAsia"/>
          <w:sz w:val="24"/>
          <w:rPrChange w:id="437" w:author="Shaun YIN" w:date="2025-11-05T15:57:00Z" w16du:dateUtc="2025-11-05T07:57:00Z">
            <w:rPr>
              <w:rFonts w:ascii="宋体" w:hAnsi="宋体" w:hint="eastAsia"/>
              <w:sz w:val="24"/>
              <w:highlight w:val="cyan"/>
            </w:rPr>
          </w:rPrChange>
        </w:rPr>
        <w:t>则描述了在一定频率范围内信道的高度相关性。这些相干区间反映了无线信道的物理规律：在小范围时间和空间内，信道表现出高度一致性。因此，在深度学习的</w:t>
      </w:r>
      <w:del w:id="438" w:author="Shaun YIN" w:date="2025-11-05T15:57:00Z" w16du:dateUtc="2025-11-05T07:57:00Z">
        <w:r w:rsidRPr="00C47D3A" w:rsidDel="00C47D3A">
          <w:rPr>
            <w:rFonts w:ascii="宋体" w:hAnsi="宋体" w:hint="eastAsia"/>
            <w:sz w:val="24"/>
            <w:rPrChange w:id="439"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40" w:author="Shaun YIN" w:date="2025-11-05T15:57:00Z" w16du:dateUtc="2025-11-05T07:57:00Z">
            <w:rPr>
              <w:rFonts w:ascii="宋体" w:hAnsi="宋体" w:hint="eastAsia"/>
              <w:sz w:val="24"/>
              <w:highlight w:val="cyan"/>
            </w:rPr>
          </w:rPrChange>
        </w:rPr>
        <w:t>CSI</w:t>
      </w:r>
      <w:del w:id="441" w:author="Shaun YIN" w:date="2025-11-05T15:57:00Z" w16du:dateUtc="2025-11-05T07:57:00Z">
        <w:r w:rsidRPr="00C47D3A" w:rsidDel="00C47D3A">
          <w:rPr>
            <w:rFonts w:ascii="宋体" w:hAnsi="宋体" w:hint="eastAsia"/>
            <w:sz w:val="24"/>
            <w:rPrChange w:id="442"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43" w:author="Shaun YIN" w:date="2025-11-05T15:57:00Z" w16du:dateUtc="2025-11-05T07:57:00Z">
            <w:rPr>
              <w:rFonts w:ascii="宋体" w:hAnsi="宋体" w:hint="eastAsia"/>
              <w:sz w:val="24"/>
              <w:highlight w:val="cyan"/>
            </w:rPr>
          </w:rPrChange>
        </w:rPr>
        <w:t>预测模型中，如果能够显式引入这种物理先验，将使模型更符合实际通信环境的物理规律。</w:t>
      </w:r>
    </w:p>
    <w:p w14:paraId="786EE727" w14:textId="7A151F51" w:rsidR="00D63461" w:rsidRPr="00C47D3A" w:rsidRDefault="00000000">
      <w:pPr>
        <w:tabs>
          <w:tab w:val="left" w:pos="0"/>
        </w:tabs>
        <w:adjustRightInd w:val="0"/>
        <w:snapToGrid w:val="0"/>
        <w:spacing w:line="360" w:lineRule="auto"/>
        <w:ind w:firstLineChars="200" w:firstLine="480"/>
        <w:textAlignment w:val="baseline"/>
        <w:rPr>
          <w:rFonts w:ascii="宋体" w:hAnsi="宋体" w:hint="eastAsia"/>
          <w:sz w:val="24"/>
          <w:rPrChange w:id="444" w:author="Shaun YIN" w:date="2025-11-05T15:56:00Z" w16du:dateUtc="2025-11-05T07:56:00Z">
            <w:rPr>
              <w:rFonts w:ascii="宋体" w:hAnsi="宋体" w:hint="eastAsia"/>
              <w:sz w:val="24"/>
              <w:highlight w:val="cyan"/>
            </w:rPr>
          </w:rPrChange>
        </w:rPr>
      </w:pPr>
      <w:del w:id="445" w:author="Shaun YIN" w:date="2025-11-05T15:58:00Z" w16du:dateUtc="2025-11-05T07:58:00Z">
        <w:r w:rsidRPr="00C47D3A" w:rsidDel="00C47D3A">
          <w:rPr>
            <w:rFonts w:ascii="宋体" w:hAnsi="宋体" w:hint="eastAsia"/>
            <w:sz w:val="24"/>
            <w:rPrChange w:id="446" w:author="Shaun YIN" w:date="2025-11-05T15:57:00Z" w16du:dateUtc="2025-11-05T07:57:00Z">
              <w:rPr>
                <w:rFonts w:ascii="宋体" w:hAnsi="宋体" w:hint="eastAsia"/>
                <w:sz w:val="24"/>
                <w:highlight w:val="cyan"/>
              </w:rPr>
            </w:rPrChange>
          </w:rPr>
          <w:delText>我们</w:delText>
        </w:r>
      </w:del>
      <w:ins w:id="447" w:author="Shaun YIN" w:date="2025-11-05T15:58:00Z" w16du:dateUtc="2025-11-05T07:58:00Z">
        <w:r w:rsidR="00C47D3A">
          <w:rPr>
            <w:rFonts w:ascii="宋体" w:hAnsi="宋体" w:hint="eastAsia"/>
            <w:sz w:val="24"/>
          </w:rPr>
          <w:t>本申请</w:t>
        </w:r>
      </w:ins>
      <w:r w:rsidRPr="00C47D3A">
        <w:rPr>
          <w:rFonts w:ascii="宋体" w:hAnsi="宋体" w:hint="eastAsia"/>
          <w:sz w:val="24"/>
          <w:rPrChange w:id="448" w:author="Shaun YIN" w:date="2025-11-05T15:57:00Z" w16du:dateUtc="2025-11-05T07:57:00Z">
            <w:rPr>
              <w:rFonts w:ascii="宋体" w:hAnsi="宋体" w:hint="eastAsia"/>
              <w:sz w:val="24"/>
              <w:highlight w:val="cyan"/>
            </w:rPr>
          </w:rPrChange>
        </w:rPr>
        <w:t>设计</w:t>
      </w:r>
      <w:ins w:id="449" w:author="Shaun YIN" w:date="2025-11-05T15:58:00Z" w16du:dateUtc="2025-11-05T07:58:00Z">
        <w:r w:rsidR="00D21F37">
          <w:rPr>
            <w:rFonts w:ascii="宋体" w:hAnsi="宋体" w:hint="eastAsia"/>
            <w:sz w:val="24"/>
          </w:rPr>
          <w:t>相干嵌入</w:t>
        </w:r>
      </w:ins>
      <w:ins w:id="450" w:author="Shaun YIN" w:date="2025-11-05T15:59:00Z" w16du:dateUtc="2025-11-05T07:59:00Z">
        <w:r w:rsidR="00D21F37">
          <w:rPr>
            <w:rFonts w:ascii="宋体" w:hAnsi="宋体" w:hint="eastAsia"/>
            <w:sz w:val="24"/>
          </w:rPr>
          <w:t>（c</w:t>
        </w:r>
      </w:ins>
      <w:del w:id="451" w:author="Shaun YIN" w:date="2025-11-05T15:59:00Z" w16du:dateUtc="2025-11-05T07:59:00Z">
        <w:r w:rsidRPr="00C47D3A" w:rsidDel="00D21F37">
          <w:rPr>
            <w:rFonts w:ascii="宋体" w:hAnsi="宋体" w:hint="eastAsia"/>
            <w:sz w:val="24"/>
            <w:rPrChange w:id="452" w:author="Shaun YIN" w:date="2025-11-05T15:57:00Z" w16du:dateUtc="2025-11-05T07:57:00Z">
              <w:rPr>
                <w:rFonts w:ascii="宋体" w:hAnsi="宋体" w:hint="eastAsia"/>
                <w:sz w:val="24"/>
                <w:highlight w:val="cyan"/>
              </w:rPr>
            </w:rPrChange>
          </w:rPr>
          <w:delText>C</w:delText>
        </w:r>
      </w:del>
      <w:r w:rsidRPr="00C47D3A">
        <w:rPr>
          <w:rFonts w:ascii="宋体" w:hAnsi="宋体" w:hint="eastAsia"/>
          <w:sz w:val="24"/>
          <w:rPrChange w:id="453" w:author="Shaun YIN" w:date="2025-11-05T15:57:00Z" w16du:dateUtc="2025-11-05T07:57:00Z">
            <w:rPr>
              <w:rFonts w:ascii="宋体" w:hAnsi="宋体" w:hint="eastAsia"/>
              <w:sz w:val="24"/>
              <w:highlight w:val="cyan"/>
            </w:rPr>
          </w:rPrChange>
        </w:rPr>
        <w:t xml:space="preserve">oherence </w:t>
      </w:r>
      <w:ins w:id="454" w:author="Shaun YIN" w:date="2025-11-05T15:59:00Z" w16du:dateUtc="2025-11-05T07:59:00Z">
        <w:r w:rsidR="00D21F37">
          <w:rPr>
            <w:rFonts w:ascii="宋体" w:hAnsi="宋体" w:hint="eastAsia"/>
            <w:sz w:val="24"/>
          </w:rPr>
          <w:t>e</w:t>
        </w:r>
      </w:ins>
      <w:del w:id="455" w:author="Shaun YIN" w:date="2025-11-05T15:59:00Z" w16du:dateUtc="2025-11-05T07:59:00Z">
        <w:r w:rsidRPr="00C47D3A" w:rsidDel="00D21F37">
          <w:rPr>
            <w:rFonts w:ascii="宋体" w:hAnsi="宋体" w:hint="eastAsia"/>
            <w:sz w:val="24"/>
            <w:rPrChange w:id="456" w:author="Shaun YIN" w:date="2025-11-05T15:57:00Z" w16du:dateUtc="2025-11-05T07:57:00Z">
              <w:rPr>
                <w:rFonts w:ascii="宋体" w:hAnsi="宋体" w:hint="eastAsia"/>
                <w:sz w:val="24"/>
                <w:highlight w:val="cyan"/>
              </w:rPr>
            </w:rPrChange>
          </w:rPr>
          <w:delText>E</w:delText>
        </w:r>
      </w:del>
      <w:r w:rsidRPr="00C47D3A">
        <w:rPr>
          <w:rFonts w:ascii="宋体" w:hAnsi="宋体" w:hint="eastAsia"/>
          <w:sz w:val="24"/>
          <w:rPrChange w:id="457" w:author="Shaun YIN" w:date="2025-11-05T15:57:00Z" w16du:dateUtc="2025-11-05T07:57:00Z">
            <w:rPr>
              <w:rFonts w:ascii="宋体" w:hAnsi="宋体" w:hint="eastAsia"/>
              <w:sz w:val="24"/>
              <w:highlight w:val="cyan"/>
            </w:rPr>
          </w:rPrChange>
        </w:rPr>
        <w:t>mbedding</w:t>
      </w:r>
      <w:ins w:id="458" w:author="Shaun YIN" w:date="2025-11-05T15:59:00Z" w16du:dateUtc="2025-11-05T07:59:00Z">
        <w:r w:rsidR="00D21F37">
          <w:rPr>
            <w:rFonts w:ascii="宋体" w:hAnsi="宋体" w:hint="eastAsia"/>
            <w:sz w:val="24"/>
          </w:rPr>
          <w:t>）</w:t>
        </w:r>
      </w:ins>
      <w:del w:id="459" w:author="Shaun YIN" w:date="2025-11-05T15:59:00Z" w16du:dateUtc="2025-11-05T07:59:00Z">
        <w:r w:rsidRPr="00C47D3A" w:rsidDel="00D21F37">
          <w:rPr>
            <w:rFonts w:ascii="宋体" w:hAnsi="宋体" w:hint="eastAsia"/>
            <w:sz w:val="24"/>
            <w:rPrChange w:id="460"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61" w:author="Shaun YIN" w:date="2025-11-05T15:57:00Z" w16du:dateUtc="2025-11-05T07:57:00Z">
            <w:rPr>
              <w:rFonts w:ascii="宋体" w:hAnsi="宋体" w:hint="eastAsia"/>
              <w:sz w:val="24"/>
              <w:highlight w:val="cyan"/>
            </w:rPr>
          </w:rPrChange>
        </w:rPr>
        <w:t>的灵感来自于自然语言处理领域的模型</w:t>
      </w:r>
      <w:del w:id="462" w:author="Shaun YIN" w:date="2025-11-05T15:58:00Z" w16du:dateUtc="2025-11-05T07:58:00Z">
        <w:r w:rsidRPr="00C47D3A" w:rsidDel="00D21F37">
          <w:rPr>
            <w:rFonts w:ascii="宋体" w:hAnsi="宋体" w:hint="eastAsia"/>
            <w:sz w:val="24"/>
            <w:rPrChange w:id="463"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64" w:author="Shaun YIN" w:date="2025-11-05T15:57:00Z" w16du:dateUtc="2025-11-05T07:57:00Z">
            <w:rPr>
              <w:rFonts w:ascii="宋体" w:hAnsi="宋体" w:hint="eastAsia"/>
              <w:sz w:val="24"/>
              <w:highlight w:val="cyan"/>
            </w:rPr>
          </w:rPrChange>
        </w:rPr>
        <w:t>BERT</w:t>
      </w:r>
      <w:ins w:id="465" w:author="Shaun YIN" w:date="2025-11-05T16:00:00Z" w16du:dateUtc="2025-11-05T08:00:00Z">
        <w:r w:rsidR="00867128">
          <w:rPr>
            <w:rFonts w:ascii="宋体" w:hAnsi="宋体" w:hint="eastAsia"/>
            <w:sz w:val="24"/>
          </w:rPr>
          <w:t>（</w:t>
        </w:r>
      </w:ins>
      <w:ins w:id="466" w:author="Shaun YIN" w:date="2025-11-05T16:01:00Z" w16du:dateUtc="2025-11-05T08:01:00Z">
        <w:r w:rsidR="00867128">
          <w:rPr>
            <w:rFonts w:ascii="宋体" w:hAnsi="宋体"/>
            <w:sz w:val="24"/>
          </w:rPr>
          <w:t>b</w:t>
        </w:r>
      </w:ins>
      <w:ins w:id="467" w:author="Shaun YIN" w:date="2025-11-05T16:00:00Z" w16du:dateUtc="2025-11-05T08:00:00Z">
        <w:r w:rsidR="00867128" w:rsidRPr="00867128">
          <w:rPr>
            <w:rFonts w:ascii="宋体" w:hAnsi="宋体"/>
            <w:sz w:val="24"/>
          </w:rPr>
          <w:t xml:space="preserve">idirectional </w:t>
        </w:r>
      </w:ins>
      <w:ins w:id="468" w:author="Shaun YIN" w:date="2025-11-05T16:01:00Z" w16du:dateUtc="2025-11-05T08:01:00Z">
        <w:r w:rsidR="00867128">
          <w:rPr>
            <w:rFonts w:ascii="宋体" w:hAnsi="宋体"/>
            <w:sz w:val="24"/>
          </w:rPr>
          <w:t>e</w:t>
        </w:r>
      </w:ins>
      <w:ins w:id="469" w:author="Shaun YIN" w:date="2025-11-05T16:00:00Z" w16du:dateUtc="2025-11-05T08:00:00Z">
        <w:r w:rsidR="00867128" w:rsidRPr="00867128">
          <w:rPr>
            <w:rFonts w:ascii="宋体" w:hAnsi="宋体"/>
            <w:sz w:val="24"/>
          </w:rPr>
          <w:t xml:space="preserve">ncoder </w:t>
        </w:r>
      </w:ins>
      <w:ins w:id="470" w:author="Shaun YIN" w:date="2025-11-05T16:01:00Z" w16du:dateUtc="2025-11-05T08:01:00Z">
        <w:r w:rsidR="00867128">
          <w:rPr>
            <w:rFonts w:ascii="宋体" w:hAnsi="宋体"/>
            <w:sz w:val="24"/>
          </w:rPr>
          <w:t>r</w:t>
        </w:r>
      </w:ins>
      <w:ins w:id="471" w:author="Shaun YIN" w:date="2025-11-05T16:00:00Z" w16du:dateUtc="2025-11-05T08:00:00Z">
        <w:r w:rsidR="00867128" w:rsidRPr="00867128">
          <w:rPr>
            <w:rFonts w:ascii="宋体" w:hAnsi="宋体"/>
            <w:sz w:val="24"/>
          </w:rPr>
          <w:t xml:space="preserve">epresentations from </w:t>
        </w:r>
      </w:ins>
      <w:ins w:id="472" w:author="Shaun YIN" w:date="2025-11-05T16:01:00Z" w16du:dateUtc="2025-11-05T08:01:00Z">
        <w:r w:rsidR="00867128">
          <w:rPr>
            <w:rFonts w:ascii="宋体" w:hAnsi="宋体"/>
            <w:sz w:val="24"/>
          </w:rPr>
          <w:t>t</w:t>
        </w:r>
      </w:ins>
      <w:ins w:id="473" w:author="Shaun YIN" w:date="2025-11-05T16:00:00Z" w16du:dateUtc="2025-11-05T08:00:00Z">
        <w:r w:rsidR="00867128" w:rsidRPr="00867128">
          <w:rPr>
            <w:rFonts w:ascii="宋体" w:hAnsi="宋体"/>
            <w:sz w:val="24"/>
          </w:rPr>
          <w:t>ransformers</w:t>
        </w:r>
        <w:r w:rsidR="00867128">
          <w:rPr>
            <w:rFonts w:ascii="宋体" w:hAnsi="宋体" w:hint="eastAsia"/>
            <w:sz w:val="24"/>
          </w:rPr>
          <w:t>，基于变换器的双向编码器表示）</w:t>
        </w:r>
      </w:ins>
      <w:del w:id="474" w:author="Shaun YIN" w:date="2025-11-05T15:58:00Z" w16du:dateUtc="2025-11-05T07:58:00Z">
        <w:r w:rsidRPr="00C47D3A" w:rsidDel="00D21F37">
          <w:rPr>
            <w:rFonts w:ascii="宋体" w:hAnsi="宋体" w:hint="eastAsia"/>
            <w:sz w:val="24"/>
            <w:rPrChange w:id="475"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76" w:author="Shaun YIN" w:date="2025-11-05T15:57:00Z" w16du:dateUtc="2025-11-05T07:57:00Z">
            <w:rPr>
              <w:rFonts w:ascii="宋体" w:hAnsi="宋体" w:hint="eastAsia"/>
              <w:sz w:val="24"/>
              <w:highlight w:val="cyan"/>
            </w:rPr>
          </w:rPrChange>
        </w:rPr>
        <w:t>中的</w:t>
      </w:r>
      <w:ins w:id="477" w:author="Shaun YIN" w:date="2025-11-05T15:59:00Z" w16du:dateUtc="2025-11-05T07:59:00Z">
        <w:r w:rsidR="00D21F37">
          <w:rPr>
            <w:rFonts w:ascii="宋体" w:hAnsi="宋体" w:hint="eastAsia"/>
            <w:sz w:val="24"/>
          </w:rPr>
          <w:t>分段嵌入（</w:t>
        </w:r>
      </w:ins>
      <w:del w:id="478" w:author="Shaun YIN" w:date="2025-11-05T15:59:00Z" w16du:dateUtc="2025-11-05T07:59:00Z">
        <w:r w:rsidRPr="00C47D3A" w:rsidDel="00D21F37">
          <w:rPr>
            <w:rFonts w:ascii="宋体" w:hAnsi="宋体" w:hint="eastAsia"/>
            <w:sz w:val="24"/>
            <w:rPrChange w:id="479" w:author="Shaun YIN" w:date="2025-11-05T15:57:00Z" w16du:dateUtc="2025-11-05T07:57:00Z">
              <w:rPr>
                <w:rFonts w:ascii="宋体" w:hAnsi="宋体" w:hint="eastAsia"/>
                <w:sz w:val="24"/>
                <w:highlight w:val="cyan"/>
              </w:rPr>
            </w:rPrChange>
          </w:rPr>
          <w:delText xml:space="preserve"> S</w:delText>
        </w:r>
      </w:del>
      <w:ins w:id="480" w:author="Shaun YIN" w:date="2025-11-05T15:59:00Z" w16du:dateUtc="2025-11-05T07:59:00Z">
        <w:r w:rsidR="00D21F37">
          <w:rPr>
            <w:rFonts w:ascii="宋体" w:hAnsi="宋体" w:hint="eastAsia"/>
            <w:sz w:val="24"/>
          </w:rPr>
          <w:t>s</w:t>
        </w:r>
      </w:ins>
      <w:r w:rsidRPr="00C47D3A">
        <w:rPr>
          <w:rFonts w:ascii="宋体" w:hAnsi="宋体" w:hint="eastAsia"/>
          <w:sz w:val="24"/>
          <w:rPrChange w:id="481" w:author="Shaun YIN" w:date="2025-11-05T15:57:00Z" w16du:dateUtc="2025-11-05T07:57:00Z">
            <w:rPr>
              <w:rFonts w:ascii="宋体" w:hAnsi="宋体" w:hint="eastAsia"/>
              <w:sz w:val="24"/>
              <w:highlight w:val="cyan"/>
            </w:rPr>
          </w:rPrChange>
        </w:rPr>
        <w:t xml:space="preserve">egment </w:t>
      </w:r>
      <w:ins w:id="482" w:author="Shaun YIN" w:date="2025-11-05T15:59:00Z" w16du:dateUtc="2025-11-05T07:59:00Z">
        <w:r w:rsidR="00D21F37">
          <w:rPr>
            <w:rFonts w:ascii="宋体" w:hAnsi="宋体" w:hint="eastAsia"/>
            <w:sz w:val="24"/>
          </w:rPr>
          <w:t>e</w:t>
        </w:r>
      </w:ins>
      <w:del w:id="483" w:author="Shaun YIN" w:date="2025-11-05T15:59:00Z" w16du:dateUtc="2025-11-05T07:59:00Z">
        <w:r w:rsidRPr="00C47D3A" w:rsidDel="00D21F37">
          <w:rPr>
            <w:rFonts w:ascii="宋体" w:hAnsi="宋体" w:hint="eastAsia"/>
            <w:sz w:val="24"/>
            <w:rPrChange w:id="484" w:author="Shaun YIN" w:date="2025-11-05T15:57:00Z" w16du:dateUtc="2025-11-05T07:57:00Z">
              <w:rPr>
                <w:rFonts w:ascii="宋体" w:hAnsi="宋体" w:hint="eastAsia"/>
                <w:sz w:val="24"/>
                <w:highlight w:val="cyan"/>
              </w:rPr>
            </w:rPrChange>
          </w:rPr>
          <w:delText>E</w:delText>
        </w:r>
      </w:del>
      <w:r w:rsidRPr="00C47D3A">
        <w:rPr>
          <w:rFonts w:ascii="宋体" w:hAnsi="宋体" w:hint="eastAsia"/>
          <w:sz w:val="24"/>
          <w:rPrChange w:id="485" w:author="Shaun YIN" w:date="2025-11-05T15:57:00Z" w16du:dateUtc="2025-11-05T07:57:00Z">
            <w:rPr>
              <w:rFonts w:ascii="宋体" w:hAnsi="宋体" w:hint="eastAsia"/>
              <w:sz w:val="24"/>
              <w:highlight w:val="cyan"/>
            </w:rPr>
          </w:rPrChange>
        </w:rPr>
        <w:t>mbedding</w:t>
      </w:r>
      <w:ins w:id="486" w:author="Shaun YIN" w:date="2025-11-05T15:59:00Z" w16du:dateUtc="2025-11-05T07:59:00Z">
        <w:r w:rsidR="00D21F37">
          <w:rPr>
            <w:rFonts w:ascii="宋体" w:hAnsi="宋体" w:hint="eastAsia"/>
            <w:sz w:val="24"/>
          </w:rPr>
          <w:t>）</w:t>
        </w:r>
      </w:ins>
      <w:r w:rsidRPr="00C47D3A">
        <w:rPr>
          <w:rFonts w:ascii="宋体" w:hAnsi="宋体" w:hint="eastAsia"/>
          <w:sz w:val="24"/>
          <w:rPrChange w:id="487" w:author="Shaun YIN" w:date="2025-11-05T15:57:00Z" w16du:dateUtc="2025-11-05T07:57:00Z">
            <w:rPr>
              <w:rFonts w:ascii="宋体" w:hAnsi="宋体" w:hint="eastAsia"/>
              <w:sz w:val="24"/>
              <w:highlight w:val="cyan"/>
            </w:rPr>
          </w:rPrChange>
        </w:rPr>
        <w:t>。在BERT中，</w:t>
      </w:r>
      <w:del w:id="488" w:author="Shaun YIN" w:date="2025-11-05T16:01:00Z" w16du:dateUtc="2025-11-05T08:01:00Z">
        <w:r w:rsidRPr="00C47D3A" w:rsidDel="00A946B7">
          <w:rPr>
            <w:rFonts w:ascii="宋体" w:hAnsi="宋体" w:hint="eastAsia"/>
            <w:sz w:val="24"/>
            <w:rPrChange w:id="489" w:author="Shaun YIN" w:date="2025-11-05T15:57:00Z" w16du:dateUtc="2025-11-05T07:57:00Z">
              <w:rPr>
                <w:rFonts w:ascii="宋体" w:hAnsi="宋体" w:hint="eastAsia"/>
                <w:sz w:val="24"/>
                <w:highlight w:val="cyan"/>
              </w:rPr>
            </w:rPrChange>
          </w:rPr>
          <w:delText>Segment Embedding</w:delText>
        </w:r>
      </w:del>
      <w:ins w:id="490" w:author="Shaun YIN" w:date="2025-11-05T16:01:00Z" w16du:dateUtc="2025-11-05T08:01:00Z">
        <w:r w:rsidR="00A946B7">
          <w:rPr>
            <w:rFonts w:ascii="宋体" w:hAnsi="宋体" w:hint="eastAsia"/>
            <w:sz w:val="24"/>
          </w:rPr>
          <w:t>分段嵌入</w:t>
        </w:r>
      </w:ins>
      <w:r w:rsidRPr="00C47D3A">
        <w:rPr>
          <w:rFonts w:ascii="宋体" w:hAnsi="宋体" w:hint="eastAsia"/>
          <w:sz w:val="24"/>
          <w:rPrChange w:id="491" w:author="Shaun YIN" w:date="2025-11-05T15:57:00Z" w16du:dateUtc="2025-11-05T07:57:00Z">
            <w:rPr>
              <w:rFonts w:ascii="宋体" w:hAnsi="宋体" w:hint="eastAsia"/>
              <w:sz w:val="24"/>
              <w:highlight w:val="cyan"/>
            </w:rPr>
          </w:rPrChange>
        </w:rPr>
        <w:t>能够明确区分输入序列中不同的语义片段（segments），让模型知道哪些</w:t>
      </w:r>
      <w:ins w:id="492" w:author="Shaun YIN" w:date="2025-11-05T16:01:00Z" w16du:dateUtc="2025-11-05T08:01:00Z">
        <w:r w:rsidR="00A946B7">
          <w:rPr>
            <w:rFonts w:ascii="宋体" w:hAnsi="宋体" w:hint="eastAsia"/>
            <w:sz w:val="24"/>
          </w:rPr>
          <w:t>令牌（</w:t>
        </w:r>
      </w:ins>
      <w:del w:id="493" w:author="Shaun YIN" w:date="2025-11-05T16:01:00Z" w16du:dateUtc="2025-11-05T08:01:00Z">
        <w:r w:rsidRPr="00C47D3A" w:rsidDel="00A946B7">
          <w:rPr>
            <w:rFonts w:ascii="宋体" w:hAnsi="宋体" w:hint="eastAsia"/>
            <w:sz w:val="24"/>
            <w:rPrChange w:id="494"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95" w:author="Shaun YIN" w:date="2025-11-05T15:57:00Z" w16du:dateUtc="2025-11-05T07:57:00Z">
            <w:rPr>
              <w:rFonts w:ascii="宋体" w:hAnsi="宋体" w:hint="eastAsia"/>
              <w:sz w:val="24"/>
              <w:highlight w:val="cyan"/>
            </w:rPr>
          </w:rPrChange>
        </w:rPr>
        <w:t>token</w:t>
      </w:r>
      <w:ins w:id="496" w:author="Shaun YIN" w:date="2025-11-05T16:01:00Z" w16du:dateUtc="2025-11-05T08:01:00Z">
        <w:r w:rsidR="00A946B7">
          <w:rPr>
            <w:rFonts w:ascii="宋体" w:hAnsi="宋体" w:hint="eastAsia"/>
            <w:sz w:val="24"/>
          </w:rPr>
          <w:t>）</w:t>
        </w:r>
      </w:ins>
      <w:del w:id="497" w:author="Shaun YIN" w:date="2025-11-05T16:01:00Z" w16du:dateUtc="2025-11-05T08:01:00Z">
        <w:r w:rsidRPr="00C47D3A" w:rsidDel="00A946B7">
          <w:rPr>
            <w:rFonts w:ascii="宋体" w:hAnsi="宋体" w:hint="eastAsia"/>
            <w:sz w:val="24"/>
            <w:rPrChange w:id="498"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499" w:author="Shaun YIN" w:date="2025-11-05T15:57:00Z" w16du:dateUtc="2025-11-05T07:57:00Z">
            <w:rPr>
              <w:rFonts w:ascii="宋体" w:hAnsi="宋体" w:hint="eastAsia"/>
              <w:sz w:val="24"/>
              <w:highlight w:val="cyan"/>
            </w:rPr>
          </w:rPrChange>
        </w:rPr>
        <w:t>属于哪一部分，从而为下游任务提供上下文结构信息。类似的，在</w:t>
      </w:r>
      <w:del w:id="500" w:author="Shaun YIN" w:date="2025-11-05T16:01:00Z" w16du:dateUtc="2025-11-05T08:01:00Z">
        <w:r w:rsidRPr="00C47D3A" w:rsidDel="00A946B7">
          <w:rPr>
            <w:rFonts w:ascii="宋体" w:hAnsi="宋体" w:hint="eastAsia"/>
            <w:sz w:val="24"/>
            <w:rPrChange w:id="501"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502" w:author="Shaun YIN" w:date="2025-11-05T15:57:00Z" w16du:dateUtc="2025-11-05T07:57:00Z">
            <w:rPr>
              <w:rFonts w:ascii="宋体" w:hAnsi="宋体" w:hint="eastAsia"/>
              <w:sz w:val="24"/>
              <w:highlight w:val="cyan"/>
            </w:rPr>
          </w:rPrChange>
        </w:rPr>
        <w:t>CSI</w:t>
      </w:r>
      <w:del w:id="503" w:author="Shaun YIN" w:date="2025-11-05T16:01:00Z" w16du:dateUtc="2025-11-05T08:01:00Z">
        <w:r w:rsidRPr="00C47D3A" w:rsidDel="00A946B7">
          <w:rPr>
            <w:rFonts w:ascii="宋体" w:hAnsi="宋体" w:hint="eastAsia"/>
            <w:sz w:val="24"/>
            <w:rPrChange w:id="504"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505" w:author="Shaun YIN" w:date="2025-11-05T15:57:00Z" w16du:dateUtc="2025-11-05T07:57:00Z">
            <w:rPr>
              <w:rFonts w:ascii="宋体" w:hAnsi="宋体" w:hint="eastAsia"/>
              <w:sz w:val="24"/>
              <w:highlight w:val="cyan"/>
            </w:rPr>
          </w:rPrChange>
        </w:rPr>
        <w:t>预测任务中，可以将同一相干时间或相干空间内的所有时间</w:t>
      </w:r>
      <w:proofErr w:type="gramStart"/>
      <w:r w:rsidRPr="00C47D3A">
        <w:rPr>
          <w:rFonts w:ascii="宋体" w:hAnsi="宋体" w:hint="eastAsia"/>
          <w:sz w:val="24"/>
          <w:rPrChange w:id="506" w:author="Shaun YIN" w:date="2025-11-05T15:57:00Z" w16du:dateUtc="2025-11-05T07:57:00Z">
            <w:rPr>
              <w:rFonts w:ascii="宋体" w:hAnsi="宋体" w:hint="eastAsia"/>
              <w:sz w:val="24"/>
              <w:highlight w:val="cyan"/>
            </w:rPr>
          </w:rPrChange>
        </w:rPr>
        <w:t>步分配</w:t>
      </w:r>
      <w:proofErr w:type="gramEnd"/>
      <w:r w:rsidRPr="00C47D3A">
        <w:rPr>
          <w:rFonts w:ascii="宋体" w:hAnsi="宋体" w:hint="eastAsia"/>
          <w:sz w:val="24"/>
          <w:rPrChange w:id="507" w:author="Shaun YIN" w:date="2025-11-05T15:57:00Z" w16du:dateUtc="2025-11-05T07:57:00Z">
            <w:rPr>
              <w:rFonts w:ascii="宋体" w:hAnsi="宋体" w:hint="eastAsia"/>
              <w:sz w:val="24"/>
              <w:highlight w:val="cyan"/>
            </w:rPr>
          </w:rPrChange>
        </w:rPr>
        <w:t>到同一分组，并为该分组分配相同的</w:t>
      </w:r>
      <w:del w:id="508" w:author="Shaun YIN" w:date="2025-11-05T16:02:00Z" w16du:dateUtc="2025-11-05T08:02:00Z">
        <w:r w:rsidRPr="00C47D3A" w:rsidDel="00A946B7">
          <w:rPr>
            <w:rFonts w:ascii="宋体" w:hAnsi="宋体" w:hint="eastAsia"/>
            <w:sz w:val="24"/>
            <w:rPrChange w:id="509" w:author="Shaun YIN" w:date="2025-11-05T15:57:00Z" w16du:dateUtc="2025-11-05T07:57:00Z">
              <w:rPr>
                <w:rFonts w:ascii="宋体" w:hAnsi="宋体" w:hint="eastAsia"/>
                <w:sz w:val="24"/>
                <w:highlight w:val="cyan"/>
              </w:rPr>
            </w:rPrChange>
          </w:rPr>
          <w:delText xml:space="preserve"> embedding </w:delText>
        </w:r>
      </w:del>
      <w:ins w:id="510" w:author="Shaun YIN" w:date="2025-11-05T16:02:00Z" w16du:dateUtc="2025-11-05T08:02:00Z">
        <w:r w:rsidR="00A946B7">
          <w:rPr>
            <w:rFonts w:ascii="宋体" w:hAnsi="宋体" w:hint="eastAsia"/>
            <w:sz w:val="24"/>
          </w:rPr>
          <w:t>嵌入</w:t>
        </w:r>
      </w:ins>
      <w:r w:rsidRPr="00C47D3A">
        <w:rPr>
          <w:rFonts w:ascii="宋体" w:hAnsi="宋体" w:hint="eastAsia"/>
          <w:sz w:val="24"/>
          <w:rPrChange w:id="511" w:author="Shaun YIN" w:date="2025-11-05T15:57:00Z" w16du:dateUtc="2025-11-05T07:57:00Z">
            <w:rPr>
              <w:rFonts w:ascii="宋体" w:hAnsi="宋体" w:hint="eastAsia"/>
              <w:sz w:val="24"/>
              <w:highlight w:val="cyan"/>
            </w:rPr>
          </w:rPrChange>
        </w:rPr>
        <w:t>向量。这一</w:t>
      </w:r>
      <w:ins w:id="512" w:author="Shaun YIN" w:date="2025-11-05T16:02:00Z" w16du:dateUtc="2025-11-05T08:02:00Z">
        <w:r w:rsidR="00A946B7">
          <w:rPr>
            <w:rFonts w:ascii="宋体" w:hAnsi="宋体" w:hint="eastAsia"/>
            <w:sz w:val="24"/>
          </w:rPr>
          <w:t>嵌入</w:t>
        </w:r>
      </w:ins>
      <w:r w:rsidRPr="00C47D3A">
        <w:rPr>
          <w:rFonts w:ascii="宋体" w:hAnsi="宋体" w:hint="eastAsia"/>
          <w:sz w:val="24"/>
          <w:rPrChange w:id="513" w:author="Shaun YIN" w:date="2025-11-05T15:57:00Z" w16du:dateUtc="2025-11-05T07:57:00Z">
            <w:rPr>
              <w:rFonts w:ascii="宋体" w:hAnsi="宋体" w:hint="eastAsia"/>
              <w:sz w:val="24"/>
              <w:highlight w:val="cyan"/>
            </w:rPr>
          </w:rPrChange>
        </w:rPr>
        <w:t>向量在模型中与原始</w:t>
      </w:r>
      <w:del w:id="514" w:author="Shaun YIN" w:date="2025-11-05T16:02:00Z" w16du:dateUtc="2025-11-05T08:02:00Z">
        <w:r w:rsidRPr="00C47D3A" w:rsidDel="00A946B7">
          <w:rPr>
            <w:rFonts w:ascii="宋体" w:hAnsi="宋体" w:hint="eastAsia"/>
            <w:sz w:val="24"/>
            <w:rPrChange w:id="515"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516" w:author="Shaun YIN" w:date="2025-11-05T15:57:00Z" w16du:dateUtc="2025-11-05T07:57:00Z">
            <w:rPr>
              <w:rFonts w:ascii="宋体" w:hAnsi="宋体" w:hint="eastAsia"/>
              <w:sz w:val="24"/>
              <w:highlight w:val="cyan"/>
            </w:rPr>
          </w:rPrChange>
        </w:rPr>
        <w:t>CSI</w:t>
      </w:r>
      <w:del w:id="517" w:author="Shaun YIN" w:date="2025-11-05T16:02:00Z" w16du:dateUtc="2025-11-05T08:02:00Z">
        <w:r w:rsidRPr="00C47D3A" w:rsidDel="00A946B7">
          <w:rPr>
            <w:rFonts w:ascii="宋体" w:hAnsi="宋体" w:hint="eastAsia"/>
            <w:sz w:val="24"/>
            <w:rPrChange w:id="518" w:author="Shaun YIN" w:date="2025-11-05T15:57:00Z" w16du:dateUtc="2025-11-05T07:57:00Z">
              <w:rPr>
                <w:rFonts w:ascii="宋体" w:hAnsi="宋体" w:hint="eastAsia"/>
                <w:sz w:val="24"/>
                <w:highlight w:val="cyan"/>
              </w:rPr>
            </w:rPrChange>
          </w:rPr>
          <w:delText xml:space="preserve"> </w:delText>
        </w:r>
      </w:del>
      <w:r w:rsidRPr="00C47D3A">
        <w:rPr>
          <w:rFonts w:ascii="宋体" w:hAnsi="宋体" w:hint="eastAsia"/>
          <w:sz w:val="24"/>
          <w:rPrChange w:id="519" w:author="Shaun YIN" w:date="2025-11-05T15:57:00Z" w16du:dateUtc="2025-11-05T07:57:00Z">
            <w:rPr>
              <w:rFonts w:ascii="宋体" w:hAnsi="宋体" w:hint="eastAsia"/>
              <w:sz w:val="24"/>
              <w:highlight w:val="cyan"/>
            </w:rPr>
          </w:rPrChange>
        </w:rPr>
        <w:t>输入表示叠加或拼接，形成新的输入表示。其背后的思想是将信道的慢变（</w:t>
      </w:r>
      <m:oMath>
        <m:sSub>
          <m:sSubPr>
            <m:ctrlPr>
              <w:rPr>
                <w:rFonts w:ascii="Cambria Math" w:hAnsi="Cambria Math"/>
                <w:iCs/>
                <w:sz w:val="24"/>
              </w:rPr>
            </m:ctrlPr>
          </m:sSubPr>
          <m:e>
            <m:r>
              <m:rPr>
                <m:sty m:val="p"/>
              </m:rPr>
              <w:rPr>
                <w:rFonts w:ascii="Cambria Math" w:hAnsi="Cambria Math"/>
                <w:sz w:val="24"/>
              </w:rPr>
              <m:t>T</m:t>
            </m:r>
          </m:e>
          <m:sub>
            <m:r>
              <m:rPr>
                <m:sty m:val="p"/>
              </m:rPr>
              <w:rPr>
                <w:rFonts w:ascii="Cambria Math" w:hAnsi="Cambria Math"/>
                <w:sz w:val="24"/>
              </w:rPr>
              <m:t>c</m:t>
            </m:r>
          </m:sub>
        </m:sSub>
        <m:sSub>
          <m:sSubPr>
            <m:ctrlPr>
              <w:rPr>
                <w:rFonts w:ascii="Cambria Math" w:hAnsi="Cambria Math"/>
                <w:iCs/>
                <w:sz w:val="24"/>
              </w:rPr>
            </m:ctrlPr>
          </m:sSubPr>
          <m:e>
            <m:r>
              <m:rPr>
                <m:sty m:val="p"/>
              </m:rPr>
              <w:rPr>
                <w:rFonts w:ascii="Cambria Math" w:hAnsi="Cambria Math" w:hint="eastAsia"/>
                <w:sz w:val="24"/>
              </w:rPr>
              <m:t>B</m:t>
            </m:r>
          </m:e>
          <m:sub>
            <m:r>
              <m:rPr>
                <m:sty m:val="p"/>
              </m:rPr>
              <w:rPr>
                <w:rFonts w:ascii="Cambria Math" w:hAnsi="Cambria Math"/>
                <w:sz w:val="24"/>
              </w:rPr>
              <m:t>c</m:t>
            </m:r>
          </m:sub>
        </m:sSub>
      </m:oMath>
      <w:r w:rsidRPr="00C47D3A">
        <w:rPr>
          <w:rFonts w:ascii="宋体" w:hAnsi="宋体" w:hint="eastAsia"/>
          <w:sz w:val="24"/>
          <w:rPrChange w:id="520" w:author="Shaun YIN" w:date="2025-11-05T15:57:00Z" w16du:dateUtc="2025-11-05T07:57:00Z">
            <w:rPr>
              <w:rFonts w:ascii="宋体" w:hAnsi="宋体" w:hint="eastAsia"/>
              <w:sz w:val="24"/>
              <w:highlight w:val="cyan"/>
            </w:rPr>
          </w:rPrChange>
        </w:rPr>
        <w:t>）统计特性与快变（时间步）的小尺度衰落分离建模。具体而言，</w:t>
      </w:r>
      <w:del w:id="521" w:author="Shaun YIN" w:date="2025-11-05T16:02:00Z" w16du:dateUtc="2025-11-05T08:02:00Z">
        <w:r w:rsidRPr="00C47D3A" w:rsidDel="00A946B7">
          <w:rPr>
            <w:rFonts w:ascii="宋体" w:hAnsi="宋体" w:hint="eastAsia"/>
            <w:sz w:val="24"/>
            <w:rPrChange w:id="522" w:author="Shaun YIN" w:date="2025-11-05T15:57:00Z" w16du:dateUtc="2025-11-05T07:57:00Z">
              <w:rPr>
                <w:rFonts w:ascii="宋体" w:hAnsi="宋体" w:hint="eastAsia"/>
                <w:sz w:val="24"/>
                <w:highlight w:val="cyan"/>
              </w:rPr>
            </w:rPrChange>
          </w:rPr>
          <w:delText xml:space="preserve">encoder </w:delText>
        </w:r>
      </w:del>
      <w:ins w:id="523" w:author="Shaun YIN" w:date="2025-11-05T16:02:00Z" w16du:dateUtc="2025-11-05T08:02:00Z">
        <w:r w:rsidR="00A946B7">
          <w:rPr>
            <w:rFonts w:ascii="宋体" w:hAnsi="宋体" w:hint="eastAsia"/>
            <w:sz w:val="24"/>
          </w:rPr>
          <w:t>编码器</w:t>
        </w:r>
      </w:ins>
      <w:r w:rsidRPr="00C47D3A">
        <w:rPr>
          <w:rFonts w:ascii="宋体" w:hAnsi="宋体" w:hint="eastAsia"/>
          <w:sz w:val="24"/>
          <w:rPrChange w:id="524" w:author="Shaun YIN" w:date="2025-11-05T15:57:00Z" w16du:dateUtc="2025-11-05T07:57:00Z">
            <w:rPr>
              <w:rFonts w:ascii="宋体" w:hAnsi="宋体" w:hint="eastAsia"/>
              <w:sz w:val="24"/>
              <w:highlight w:val="cyan"/>
            </w:rPr>
          </w:rPrChange>
        </w:rPr>
        <w:t>专注于捕捉快速变化的瞬时多径信息，而</w:t>
      </w:r>
      <w:del w:id="525" w:author="Shaun YIN" w:date="2025-11-05T16:02:00Z" w16du:dateUtc="2025-11-05T08:02:00Z">
        <w:r w:rsidRPr="00C47D3A" w:rsidDel="00A946B7">
          <w:rPr>
            <w:rFonts w:ascii="宋体" w:hAnsi="宋体" w:hint="eastAsia"/>
            <w:sz w:val="24"/>
            <w:rPrChange w:id="526" w:author="Shaun YIN" w:date="2025-11-05T15:57:00Z" w16du:dateUtc="2025-11-05T07:57:00Z">
              <w:rPr>
                <w:rFonts w:ascii="宋体" w:hAnsi="宋体" w:hint="eastAsia"/>
                <w:sz w:val="24"/>
                <w:highlight w:val="cyan"/>
              </w:rPr>
            </w:rPrChange>
          </w:rPr>
          <w:delText xml:space="preserve"> coherence embedding </w:delText>
        </w:r>
      </w:del>
      <w:ins w:id="527" w:author="Shaun YIN" w:date="2025-11-05T16:02:00Z" w16du:dateUtc="2025-11-05T08:02:00Z">
        <w:r w:rsidR="00A946B7">
          <w:rPr>
            <w:rFonts w:ascii="宋体" w:hAnsi="宋体" w:hint="eastAsia"/>
            <w:sz w:val="24"/>
          </w:rPr>
          <w:t>相干嵌入</w:t>
        </w:r>
      </w:ins>
      <w:r w:rsidRPr="00C47D3A">
        <w:rPr>
          <w:rFonts w:ascii="宋体" w:hAnsi="宋体" w:hint="eastAsia"/>
          <w:sz w:val="24"/>
          <w:rPrChange w:id="528" w:author="Shaun YIN" w:date="2025-11-05T15:57:00Z" w16du:dateUtc="2025-11-05T07:57:00Z">
            <w:rPr>
              <w:rFonts w:ascii="宋体" w:hAnsi="宋体" w:hint="eastAsia"/>
              <w:sz w:val="24"/>
              <w:highlight w:val="cyan"/>
            </w:rPr>
          </w:rPrChange>
        </w:rPr>
        <w:t>则作为组级上下文向量，承载场景背景和</w:t>
      </w:r>
      <w:proofErr w:type="gramStart"/>
      <w:r w:rsidRPr="00C47D3A">
        <w:rPr>
          <w:rFonts w:ascii="宋体" w:hAnsi="宋体" w:hint="eastAsia"/>
          <w:sz w:val="24"/>
          <w:rPrChange w:id="529" w:author="Shaun YIN" w:date="2025-11-05T15:57:00Z" w16du:dateUtc="2025-11-05T07:57:00Z">
            <w:rPr>
              <w:rFonts w:ascii="宋体" w:hAnsi="宋体" w:hint="eastAsia"/>
              <w:sz w:val="24"/>
              <w:highlight w:val="cyan"/>
            </w:rPr>
          </w:rPrChange>
        </w:rPr>
        <w:t>慢变统计</w:t>
      </w:r>
      <w:proofErr w:type="gramEnd"/>
      <w:r w:rsidRPr="00C47D3A">
        <w:rPr>
          <w:rFonts w:ascii="宋体" w:hAnsi="宋体" w:hint="eastAsia"/>
          <w:sz w:val="24"/>
          <w:rPrChange w:id="530" w:author="Shaun YIN" w:date="2025-11-05T15:57:00Z" w16du:dateUtc="2025-11-05T07:57:00Z">
            <w:rPr>
              <w:rFonts w:ascii="宋体" w:hAnsi="宋体" w:hint="eastAsia"/>
              <w:sz w:val="24"/>
              <w:highlight w:val="cyan"/>
            </w:rPr>
          </w:rPrChange>
        </w:rPr>
        <w:t>特征。这样的设计与</w:t>
      </w:r>
      <w:del w:id="531" w:author="Shaun YIN" w:date="2025-11-05T16:03:00Z" w16du:dateUtc="2025-11-05T08:03:00Z">
        <w:r w:rsidRPr="00C47D3A" w:rsidDel="00A946B7">
          <w:rPr>
            <w:rFonts w:ascii="宋体" w:hAnsi="宋体" w:hint="eastAsia"/>
            <w:sz w:val="24"/>
            <w:rPrChange w:id="532" w:author="Shaun YIN" w:date="2025-11-05T15:57:00Z" w16du:dateUtc="2025-11-05T07:57:00Z">
              <w:rPr>
                <w:rFonts w:ascii="宋体" w:hAnsi="宋体" w:hint="eastAsia"/>
                <w:sz w:val="24"/>
                <w:highlight w:val="cyan"/>
              </w:rPr>
            </w:rPrChange>
          </w:rPr>
          <w:delText>性</w:delText>
        </w:r>
      </w:del>
      <w:r w:rsidRPr="00C47D3A">
        <w:rPr>
          <w:rFonts w:ascii="宋体" w:hAnsi="宋体" w:hint="eastAsia"/>
          <w:sz w:val="24"/>
          <w:rPrChange w:id="533" w:author="Shaun YIN" w:date="2025-11-05T15:57:00Z" w16du:dateUtc="2025-11-05T07:57:00Z">
            <w:rPr>
              <w:rFonts w:ascii="宋体" w:hAnsi="宋体" w:hint="eastAsia"/>
              <w:sz w:val="24"/>
              <w:highlight w:val="cyan"/>
            </w:rPr>
          </w:rPrChange>
        </w:rPr>
        <w:t>实际物理过程高度契合，相当于将信道预测分解为</w:t>
      </w:r>
      <w:proofErr w:type="gramStart"/>
      <w:r w:rsidRPr="00C47D3A">
        <w:rPr>
          <w:rFonts w:ascii="宋体" w:hAnsi="宋体" w:hint="eastAsia"/>
          <w:sz w:val="24"/>
          <w:rPrChange w:id="534" w:author="Shaun YIN" w:date="2025-11-05T15:57:00Z" w16du:dateUtc="2025-11-05T07:57:00Z">
            <w:rPr>
              <w:rFonts w:ascii="宋体" w:hAnsi="宋体" w:hint="eastAsia"/>
              <w:sz w:val="24"/>
              <w:highlight w:val="cyan"/>
            </w:rPr>
          </w:rPrChange>
        </w:rPr>
        <w:t>慢变统计</w:t>
      </w:r>
      <w:proofErr w:type="gramEnd"/>
      <w:r w:rsidRPr="00C47D3A">
        <w:rPr>
          <w:rFonts w:ascii="宋体" w:hAnsi="宋体" w:hint="eastAsia"/>
          <w:sz w:val="24"/>
          <w:rPrChange w:id="535" w:author="Shaun YIN" w:date="2025-11-05T15:57:00Z" w16du:dateUtc="2025-11-05T07:57:00Z">
            <w:rPr>
              <w:rFonts w:ascii="宋体" w:hAnsi="宋体" w:hint="eastAsia"/>
              <w:sz w:val="24"/>
              <w:highlight w:val="cyan"/>
            </w:rPr>
          </w:rPrChange>
        </w:rPr>
        <w:t>分量与快变残差分量的加和，充分利用无线通信中的信道相干性，从模型结构上直接嵌入了物理意义。</w:t>
      </w:r>
    </w:p>
    <w:p w14:paraId="51A6B116" w14:textId="6D82B7B7" w:rsidR="00D63461" w:rsidRPr="00D93D29" w:rsidDel="00D93D29" w:rsidRDefault="00000000">
      <w:pPr>
        <w:tabs>
          <w:tab w:val="left" w:pos="0"/>
        </w:tabs>
        <w:adjustRightInd w:val="0"/>
        <w:snapToGrid w:val="0"/>
        <w:spacing w:line="360" w:lineRule="auto"/>
        <w:ind w:firstLineChars="200" w:firstLine="420"/>
        <w:textAlignment w:val="baseline"/>
        <w:rPr>
          <w:del w:id="536" w:author="Shaun YIN" w:date="2025-11-05T16:03:00Z" w16du:dateUtc="2025-11-05T08:03:00Z"/>
          <w:rFonts w:ascii="宋体" w:hAnsi="宋体" w:hint="eastAsia"/>
          <w:sz w:val="24"/>
          <w:rPrChange w:id="537" w:author="Shaun YIN" w:date="2025-11-05T16:03:00Z" w16du:dateUtc="2025-11-05T08:03:00Z">
            <w:rPr>
              <w:del w:id="538" w:author="Shaun YIN" w:date="2025-11-05T16:03:00Z" w16du:dateUtc="2025-11-05T08:03:00Z"/>
              <w:rFonts w:ascii="宋体" w:hAnsi="宋体" w:hint="eastAsia"/>
              <w:sz w:val="24"/>
              <w:highlight w:val="cyan"/>
            </w:rPr>
          </w:rPrChange>
        </w:rPr>
        <w:pPrChange w:id="539" w:author="Shaun YIN" w:date="2025-11-05T16:03:00Z" w16du:dateUtc="2025-11-05T08:03:00Z">
          <w:pPr>
            <w:tabs>
              <w:tab w:val="left" w:pos="0"/>
            </w:tabs>
            <w:adjustRightInd w:val="0"/>
            <w:snapToGrid w:val="0"/>
            <w:spacing w:line="360" w:lineRule="auto"/>
            <w:jc w:val="center"/>
            <w:textAlignment w:val="baseline"/>
          </w:pPr>
        </w:pPrChange>
      </w:pPr>
      <w:del w:id="540" w:author="Shaun YIN" w:date="2025-11-05T16:03:00Z" w16du:dateUtc="2025-11-05T08:03:00Z">
        <w:r w:rsidRPr="00D93D29" w:rsidDel="00D93D29">
          <w:rPr>
            <w:noProof/>
          </w:rPr>
          <w:drawing>
            <wp:inline distT="0" distB="0" distL="114300" distR="114300" wp14:anchorId="0F7D2863" wp14:editId="5625C9C8">
              <wp:extent cx="6112510" cy="2019300"/>
              <wp:effectExtent l="0" t="0" r="8890" b="1270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9"/>
                      <a:stretch>
                        <a:fillRect/>
                      </a:stretch>
                    </pic:blipFill>
                    <pic:spPr>
                      <a:xfrm>
                        <a:off x="0" y="0"/>
                        <a:ext cx="6112510" cy="2019300"/>
                      </a:xfrm>
                      <a:prstGeom prst="rect">
                        <a:avLst/>
                      </a:prstGeom>
                      <a:noFill/>
                      <a:ln>
                        <a:noFill/>
                      </a:ln>
                    </pic:spPr>
                  </pic:pic>
                </a:graphicData>
              </a:graphic>
            </wp:inline>
          </w:drawing>
        </w:r>
      </w:del>
    </w:p>
    <w:p w14:paraId="02E484D1" w14:textId="26869C01" w:rsidR="00D63461" w:rsidRDefault="00000000" w:rsidP="00D93D29">
      <w:pPr>
        <w:tabs>
          <w:tab w:val="left" w:pos="0"/>
        </w:tabs>
        <w:adjustRightInd w:val="0"/>
        <w:snapToGrid w:val="0"/>
        <w:spacing w:line="360" w:lineRule="auto"/>
        <w:ind w:firstLineChars="200" w:firstLine="480"/>
        <w:textAlignment w:val="baseline"/>
        <w:rPr>
          <w:rFonts w:ascii="宋体" w:hAnsi="宋体" w:hint="eastAsia"/>
          <w:snapToGrid w:val="0"/>
          <w:sz w:val="24"/>
        </w:rPr>
      </w:pPr>
      <w:r w:rsidRPr="00D93D29">
        <w:rPr>
          <w:rFonts w:ascii="宋体" w:hAnsi="宋体" w:hint="eastAsia"/>
          <w:sz w:val="24"/>
          <w:rPrChange w:id="541" w:author="Shaun YIN" w:date="2025-11-05T16:03:00Z" w16du:dateUtc="2025-11-05T08:03:00Z">
            <w:rPr>
              <w:rFonts w:ascii="宋体" w:hAnsi="宋体" w:hint="eastAsia"/>
              <w:sz w:val="24"/>
              <w:highlight w:val="cyan"/>
            </w:rPr>
          </w:rPrChange>
        </w:rPr>
        <w:t>在可解释性方面，由于</w:t>
      </w:r>
      <w:ins w:id="542" w:author="Shaun YIN" w:date="2025-11-05T16:05:00Z" w16du:dateUtc="2025-11-05T08:05:00Z">
        <w:r w:rsidR="003B5233">
          <w:rPr>
            <w:rFonts w:ascii="宋体" w:hAnsi="宋体" w:hint="eastAsia"/>
            <w:sz w:val="24"/>
          </w:rPr>
          <w:t>本申请对</w:t>
        </w:r>
      </w:ins>
      <w:r w:rsidRPr="00D93D29">
        <w:rPr>
          <w:rFonts w:ascii="宋体" w:hAnsi="宋体" w:hint="eastAsia"/>
          <w:sz w:val="24"/>
          <w:rPrChange w:id="543" w:author="Shaun YIN" w:date="2025-11-05T16:03:00Z" w16du:dateUtc="2025-11-05T08:03:00Z">
            <w:rPr>
              <w:rFonts w:ascii="宋体" w:hAnsi="宋体" w:hint="eastAsia"/>
              <w:sz w:val="24"/>
              <w:highlight w:val="cyan"/>
            </w:rPr>
          </w:rPrChange>
        </w:rPr>
        <w:t>同一相干</w:t>
      </w:r>
      <w:ins w:id="544" w:author="Shaun YIN" w:date="2025-11-05T16:04:00Z" w16du:dateUtc="2025-11-05T08:04:00Z">
        <w:r w:rsidR="002660A9">
          <w:rPr>
            <w:rFonts w:ascii="宋体" w:hAnsi="宋体" w:hint="eastAsia"/>
            <w:sz w:val="24"/>
          </w:rPr>
          <w:t>时间或相干空间</w:t>
        </w:r>
      </w:ins>
      <w:del w:id="545" w:author="Shaun YIN" w:date="2025-11-05T16:04:00Z" w16du:dateUtc="2025-11-05T08:04:00Z">
        <w:r w:rsidRPr="00D93D29" w:rsidDel="002660A9">
          <w:rPr>
            <w:rFonts w:ascii="宋体" w:hAnsi="宋体" w:hint="eastAsia"/>
            <w:sz w:val="24"/>
            <w:rPrChange w:id="546" w:author="Shaun YIN" w:date="2025-11-05T16:03:00Z" w16du:dateUtc="2025-11-05T08:03:00Z">
              <w:rPr>
                <w:rFonts w:ascii="宋体" w:hAnsi="宋体" w:hint="eastAsia"/>
                <w:sz w:val="24"/>
                <w:highlight w:val="cyan"/>
              </w:rPr>
            </w:rPrChange>
          </w:rPr>
          <w:delText>区</w:delText>
        </w:r>
      </w:del>
      <w:r w:rsidRPr="00D93D29">
        <w:rPr>
          <w:rFonts w:ascii="宋体" w:hAnsi="宋体" w:hint="eastAsia"/>
          <w:sz w:val="24"/>
          <w:rPrChange w:id="547" w:author="Shaun YIN" w:date="2025-11-05T16:03:00Z" w16du:dateUtc="2025-11-05T08:03:00Z">
            <w:rPr>
              <w:rFonts w:ascii="宋体" w:hAnsi="宋体" w:hint="eastAsia"/>
              <w:sz w:val="24"/>
              <w:highlight w:val="cyan"/>
            </w:rPr>
          </w:rPrChange>
        </w:rPr>
        <w:t>使用相同的</w:t>
      </w:r>
      <w:del w:id="548" w:author="Shaun YIN" w:date="2025-11-05T16:04:00Z" w16du:dateUtc="2025-11-05T08:04:00Z">
        <w:r w:rsidRPr="00D93D29" w:rsidDel="002660A9">
          <w:rPr>
            <w:rFonts w:ascii="宋体" w:hAnsi="宋体" w:hint="eastAsia"/>
            <w:sz w:val="24"/>
            <w:rPrChange w:id="549" w:author="Shaun YIN" w:date="2025-11-05T16:03:00Z" w16du:dateUtc="2025-11-05T08:03:00Z">
              <w:rPr>
                <w:rFonts w:ascii="宋体" w:hAnsi="宋体" w:hint="eastAsia"/>
                <w:sz w:val="24"/>
                <w:highlight w:val="cyan"/>
              </w:rPr>
            </w:rPrChange>
          </w:rPr>
          <w:delText xml:space="preserve"> embedding</w:delText>
        </w:r>
      </w:del>
      <w:ins w:id="550" w:author="Shaun YIN" w:date="2025-11-05T16:04:00Z" w16du:dateUtc="2025-11-05T08:04:00Z">
        <w:r w:rsidR="002660A9">
          <w:rPr>
            <w:rFonts w:ascii="宋体" w:hAnsi="宋体" w:hint="eastAsia"/>
            <w:sz w:val="24"/>
          </w:rPr>
          <w:t>嵌入</w:t>
        </w:r>
      </w:ins>
      <w:r w:rsidRPr="00D93D29">
        <w:rPr>
          <w:rFonts w:ascii="宋体" w:hAnsi="宋体" w:hint="eastAsia"/>
          <w:sz w:val="24"/>
          <w:rPrChange w:id="551" w:author="Shaun YIN" w:date="2025-11-05T16:03:00Z" w16du:dateUtc="2025-11-05T08:03:00Z">
            <w:rPr>
              <w:rFonts w:ascii="宋体" w:hAnsi="宋体" w:hint="eastAsia"/>
              <w:sz w:val="24"/>
              <w:highlight w:val="cyan"/>
            </w:rPr>
          </w:rPrChange>
        </w:rPr>
        <w:t>，</w:t>
      </w:r>
      <w:del w:id="552" w:author="Shaun YIN" w:date="2025-11-05T16:04:00Z" w16du:dateUtc="2025-11-05T08:04:00Z">
        <w:r w:rsidRPr="00D93D29" w:rsidDel="00653FF1">
          <w:rPr>
            <w:rFonts w:ascii="宋体" w:hAnsi="宋体" w:hint="eastAsia"/>
            <w:sz w:val="24"/>
            <w:rPrChange w:id="553" w:author="Shaun YIN" w:date="2025-11-05T16:03:00Z" w16du:dateUtc="2025-11-05T08:03:00Z">
              <w:rPr>
                <w:rFonts w:ascii="宋体" w:hAnsi="宋体" w:hint="eastAsia"/>
                <w:sz w:val="24"/>
                <w:highlight w:val="cyan"/>
              </w:rPr>
            </w:rPrChange>
          </w:rPr>
          <w:delText xml:space="preserve">embedding </w:delText>
        </w:r>
      </w:del>
      <w:ins w:id="554" w:author="Shaun YIN" w:date="2025-11-05T16:04:00Z" w16du:dateUtc="2025-11-05T08:04:00Z">
        <w:r w:rsidR="00653FF1">
          <w:rPr>
            <w:rFonts w:ascii="宋体" w:hAnsi="宋体" w:hint="eastAsia"/>
            <w:sz w:val="24"/>
          </w:rPr>
          <w:t>嵌入</w:t>
        </w:r>
      </w:ins>
      <w:r w:rsidRPr="00D93D29">
        <w:rPr>
          <w:rFonts w:ascii="宋体" w:hAnsi="宋体" w:hint="eastAsia"/>
          <w:sz w:val="24"/>
          <w:rPrChange w:id="555" w:author="Shaun YIN" w:date="2025-11-05T16:03:00Z" w16du:dateUtc="2025-11-05T08:03:00Z">
            <w:rPr>
              <w:rFonts w:ascii="宋体" w:hAnsi="宋体" w:hint="eastAsia"/>
              <w:sz w:val="24"/>
              <w:highlight w:val="cyan"/>
            </w:rPr>
          </w:rPrChange>
        </w:rPr>
        <w:t>向量本身可以被视为“场景标签”或“大尺度环境编码”。因此，引入</w:t>
      </w:r>
      <w:del w:id="556" w:author="Shaun YIN" w:date="2025-11-05T16:04:00Z" w16du:dateUtc="2025-11-05T08:04:00Z">
        <w:r w:rsidRPr="00D93D29" w:rsidDel="003B5233">
          <w:rPr>
            <w:rFonts w:ascii="宋体" w:hAnsi="宋体" w:hint="eastAsia"/>
            <w:sz w:val="24"/>
            <w:rPrChange w:id="557" w:author="Shaun YIN" w:date="2025-11-05T16:03:00Z" w16du:dateUtc="2025-11-05T08:03:00Z">
              <w:rPr>
                <w:rFonts w:ascii="宋体" w:hAnsi="宋体" w:hint="eastAsia"/>
                <w:sz w:val="24"/>
                <w:highlight w:val="cyan"/>
              </w:rPr>
            </w:rPrChange>
          </w:rPr>
          <w:delText xml:space="preserve"> coherence embedding </w:delText>
        </w:r>
      </w:del>
      <w:ins w:id="558" w:author="Shaun YIN" w:date="2025-11-05T16:04:00Z" w16du:dateUtc="2025-11-05T08:04:00Z">
        <w:r w:rsidR="003B5233">
          <w:rPr>
            <w:rFonts w:ascii="宋体" w:hAnsi="宋体" w:hint="eastAsia"/>
            <w:sz w:val="24"/>
          </w:rPr>
          <w:t>相干</w:t>
        </w:r>
      </w:ins>
      <w:ins w:id="559" w:author="Shaun YIN" w:date="2025-11-05T16:05:00Z" w16du:dateUtc="2025-11-05T08:05:00Z">
        <w:r w:rsidR="003B5233">
          <w:rPr>
            <w:rFonts w:ascii="宋体" w:hAnsi="宋体" w:hint="eastAsia"/>
            <w:sz w:val="24"/>
          </w:rPr>
          <w:t>嵌入</w:t>
        </w:r>
      </w:ins>
      <w:r w:rsidRPr="00D93D29">
        <w:rPr>
          <w:rFonts w:ascii="宋体" w:hAnsi="宋体" w:hint="eastAsia"/>
          <w:sz w:val="24"/>
          <w:rPrChange w:id="560" w:author="Shaun YIN" w:date="2025-11-05T16:03:00Z" w16du:dateUtc="2025-11-05T08:03:00Z">
            <w:rPr>
              <w:rFonts w:ascii="宋体" w:hAnsi="宋体" w:hint="eastAsia"/>
              <w:sz w:val="24"/>
              <w:highlight w:val="cyan"/>
            </w:rPr>
          </w:rPrChange>
        </w:rPr>
        <w:t>将无线信道的相干特性直接编码为深度学习模型的输入先验，实现了对</w:t>
      </w:r>
      <w:proofErr w:type="gramStart"/>
      <w:r w:rsidRPr="00D93D29">
        <w:rPr>
          <w:rFonts w:ascii="宋体" w:hAnsi="宋体" w:hint="eastAsia"/>
          <w:sz w:val="24"/>
          <w:rPrChange w:id="561" w:author="Shaun YIN" w:date="2025-11-05T16:03:00Z" w16du:dateUtc="2025-11-05T08:03:00Z">
            <w:rPr>
              <w:rFonts w:ascii="宋体" w:hAnsi="宋体" w:hint="eastAsia"/>
              <w:sz w:val="24"/>
              <w:highlight w:val="cyan"/>
            </w:rPr>
          </w:rPrChange>
        </w:rPr>
        <w:t>信道慢变统计特性</w:t>
      </w:r>
      <w:proofErr w:type="gramEnd"/>
      <w:r w:rsidRPr="00D93D29">
        <w:rPr>
          <w:rFonts w:ascii="宋体" w:hAnsi="宋体" w:hint="eastAsia"/>
          <w:sz w:val="24"/>
          <w:rPrChange w:id="562" w:author="Shaun YIN" w:date="2025-11-05T16:03:00Z" w16du:dateUtc="2025-11-05T08:03:00Z">
            <w:rPr>
              <w:rFonts w:ascii="宋体" w:hAnsi="宋体" w:hint="eastAsia"/>
              <w:sz w:val="24"/>
              <w:highlight w:val="cyan"/>
            </w:rPr>
          </w:rPrChange>
        </w:rPr>
        <w:t>与快变瞬时特性的分离建模。这不仅符合经典信道模型的物理规律，还使得模型在结构上具有明确的物理解释。通过</w:t>
      </w:r>
      <w:del w:id="563" w:author="Shaun YIN" w:date="2025-11-05T16:05:00Z" w16du:dateUtc="2025-11-05T08:05:00Z">
        <w:r w:rsidRPr="00D93D29" w:rsidDel="003B5233">
          <w:rPr>
            <w:rFonts w:ascii="宋体" w:hAnsi="宋体" w:hint="eastAsia"/>
            <w:sz w:val="24"/>
            <w:rPrChange w:id="564" w:author="Shaun YIN" w:date="2025-11-05T16:03:00Z" w16du:dateUtc="2025-11-05T08:03:00Z">
              <w:rPr>
                <w:rFonts w:ascii="宋体" w:hAnsi="宋体" w:hint="eastAsia"/>
                <w:sz w:val="24"/>
                <w:highlight w:val="cyan"/>
              </w:rPr>
            </w:rPrChange>
          </w:rPr>
          <w:delText xml:space="preserve"> embedding </w:delText>
        </w:r>
      </w:del>
      <w:ins w:id="565" w:author="Shaun YIN" w:date="2025-11-05T16:05:00Z" w16du:dateUtc="2025-11-05T08:05:00Z">
        <w:r w:rsidR="003B5233">
          <w:rPr>
            <w:rFonts w:ascii="宋体" w:hAnsi="宋体" w:hint="eastAsia"/>
            <w:sz w:val="24"/>
          </w:rPr>
          <w:t>嵌入</w:t>
        </w:r>
      </w:ins>
      <w:r w:rsidRPr="00D93D29">
        <w:rPr>
          <w:rFonts w:ascii="宋体" w:hAnsi="宋体" w:hint="eastAsia"/>
          <w:sz w:val="24"/>
          <w:rPrChange w:id="566" w:author="Shaun YIN" w:date="2025-11-05T16:03:00Z" w16du:dateUtc="2025-11-05T08:03:00Z">
            <w:rPr>
              <w:rFonts w:ascii="宋体" w:hAnsi="宋体" w:hint="eastAsia"/>
              <w:sz w:val="24"/>
              <w:highlight w:val="cyan"/>
            </w:rPr>
          </w:rPrChange>
        </w:rPr>
        <w:t>的分析与可视化，研究者可以直观理解模型的内部表示及其与真实物理世界的对应关系，从而显著提升</w:t>
      </w:r>
      <w:del w:id="567" w:author="Shaun YIN" w:date="2025-11-05T16:05:00Z" w16du:dateUtc="2025-11-05T08:05:00Z">
        <w:r w:rsidRPr="00D93D29" w:rsidDel="003B5233">
          <w:rPr>
            <w:rFonts w:ascii="宋体" w:hAnsi="宋体" w:hint="eastAsia"/>
            <w:sz w:val="24"/>
            <w:rPrChange w:id="568" w:author="Shaun YIN" w:date="2025-11-05T16:03:00Z" w16du:dateUtc="2025-11-05T08:03:00Z">
              <w:rPr>
                <w:rFonts w:ascii="宋体" w:hAnsi="宋体" w:hint="eastAsia"/>
                <w:sz w:val="24"/>
                <w:highlight w:val="cyan"/>
              </w:rPr>
            </w:rPrChange>
          </w:rPr>
          <w:delText xml:space="preserve"> </w:delText>
        </w:r>
      </w:del>
      <w:r w:rsidRPr="00D93D29">
        <w:rPr>
          <w:rFonts w:ascii="宋体" w:hAnsi="宋体" w:hint="eastAsia"/>
          <w:sz w:val="24"/>
          <w:rPrChange w:id="569" w:author="Shaun YIN" w:date="2025-11-05T16:03:00Z" w16du:dateUtc="2025-11-05T08:03:00Z">
            <w:rPr>
              <w:rFonts w:ascii="宋体" w:hAnsi="宋体" w:hint="eastAsia"/>
              <w:sz w:val="24"/>
              <w:highlight w:val="cyan"/>
            </w:rPr>
          </w:rPrChange>
        </w:rPr>
        <w:t>CSI</w:t>
      </w:r>
      <w:del w:id="570" w:author="Shaun YIN" w:date="2025-11-05T16:05:00Z" w16du:dateUtc="2025-11-05T08:05:00Z">
        <w:r w:rsidRPr="00D93D29" w:rsidDel="003B5233">
          <w:rPr>
            <w:rFonts w:ascii="宋体" w:hAnsi="宋体" w:hint="eastAsia"/>
            <w:sz w:val="24"/>
            <w:rPrChange w:id="571" w:author="Shaun YIN" w:date="2025-11-05T16:03:00Z" w16du:dateUtc="2025-11-05T08:03:00Z">
              <w:rPr>
                <w:rFonts w:ascii="宋体" w:hAnsi="宋体" w:hint="eastAsia"/>
                <w:sz w:val="24"/>
                <w:highlight w:val="cyan"/>
              </w:rPr>
            </w:rPrChange>
          </w:rPr>
          <w:delText xml:space="preserve"> </w:delText>
        </w:r>
      </w:del>
      <w:r w:rsidRPr="00D93D29">
        <w:rPr>
          <w:rFonts w:ascii="宋体" w:hAnsi="宋体" w:hint="eastAsia"/>
          <w:sz w:val="24"/>
          <w:rPrChange w:id="572" w:author="Shaun YIN" w:date="2025-11-05T16:03:00Z" w16du:dateUtc="2025-11-05T08:03:00Z">
            <w:rPr>
              <w:rFonts w:ascii="宋体" w:hAnsi="宋体" w:hint="eastAsia"/>
              <w:sz w:val="24"/>
              <w:highlight w:val="cyan"/>
            </w:rPr>
          </w:rPrChange>
        </w:rPr>
        <w:t>预测模型的可解释性和泛化能力。</w:t>
      </w:r>
    </w:p>
    <w:p w14:paraId="13C80804" w14:textId="77777777" w:rsidR="00D63461" w:rsidRDefault="00000000">
      <w:pPr>
        <w:adjustRightInd w:val="0"/>
        <w:snapToGrid w:val="0"/>
        <w:spacing w:line="360" w:lineRule="auto"/>
        <w:ind w:firstLineChars="200" w:firstLine="480"/>
        <w:rPr>
          <w:rFonts w:ascii="宋体" w:hAnsi="宋体" w:hint="eastAsia"/>
          <w:sz w:val="24"/>
        </w:rPr>
      </w:pPr>
      <w:r>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7BE83CDF" w14:textId="77777777" w:rsidR="00D63461" w:rsidRDefault="00D63461">
      <w:pPr>
        <w:adjustRightInd w:val="0"/>
        <w:snapToGrid w:val="0"/>
        <w:spacing w:line="360" w:lineRule="auto"/>
        <w:rPr>
          <w:rFonts w:ascii="宋体" w:hAnsi="宋体" w:hint="eastAsia"/>
          <w:sz w:val="24"/>
        </w:rPr>
      </w:pPr>
    </w:p>
    <w:p w14:paraId="1774296E" w14:textId="77777777" w:rsidR="00D63461" w:rsidRDefault="00D63461">
      <w:pPr>
        <w:adjustRightInd w:val="0"/>
        <w:snapToGrid w:val="0"/>
        <w:spacing w:line="360" w:lineRule="auto"/>
        <w:ind w:firstLineChars="200" w:firstLine="480"/>
        <w:rPr>
          <w:rFonts w:ascii="宋体" w:hAnsi="宋体" w:hint="eastAsia"/>
          <w:sz w:val="24"/>
        </w:rPr>
        <w:sectPr w:rsidR="00D63461">
          <w:headerReference w:type="default" r:id="rId10"/>
          <w:footerReference w:type="default" r:id="rId11"/>
          <w:pgSz w:w="11906" w:h="16838"/>
          <w:pgMar w:top="1418" w:right="851" w:bottom="850" w:left="1418" w:header="794" w:footer="113" w:gutter="0"/>
          <w:pgNumType w:start="1"/>
          <w:cols w:space="720"/>
          <w:formProt w:val="0"/>
          <w:docGrid w:type="linesAndChars" w:linePitch="323"/>
        </w:sectPr>
      </w:pPr>
    </w:p>
    <w:p w14:paraId="5E66228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F47460D"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C570C4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27E07E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8023781"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818432E" w14:textId="6DE49417" w:rsidR="00D63461" w:rsidRDefault="00EA3B95">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1" w:dyaOrig="8836" w14:anchorId="7420F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pt;height:441.75pt" o:ole="">
            <v:imagedata r:id="rId12" o:title=""/>
          </v:shape>
          <o:OLEObject Type="Embed" ProgID="Visio.Drawing.15" ShapeID="_x0000_i1025" DrawAspect="Content" ObjectID="_1823882552" r:id="rId13"/>
        </w:object>
      </w:r>
    </w:p>
    <w:p w14:paraId="15D6041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E67D207"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图1</w:t>
      </w:r>
    </w:p>
    <w:p w14:paraId="7FF1310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2F3D01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E839CE9"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A276F35"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5E238E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2AE621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6F5FA9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59ABAAA"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0" w:dyaOrig="5438" w14:anchorId="2FDBBF57">
          <v:shape id="_x0000_i1026" type="#_x0000_t75" style="width:357pt;height:272.25pt" o:ole="">
            <v:imagedata r:id="rId14" o:title=""/>
          </v:shape>
          <o:OLEObject Type="Embed" ProgID="Visio.Drawing.15" ShapeID="_x0000_i1026" DrawAspect="Content" ObjectID="_1823882553" r:id="rId15"/>
        </w:object>
      </w:r>
    </w:p>
    <w:p w14:paraId="6BF7B664"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91D01BB"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图2</w:t>
      </w:r>
    </w:p>
    <w:p w14:paraId="08D82FE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8B1DFD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AE54D25"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0" w:dyaOrig="4305" w14:anchorId="1C482CAC">
          <v:shape id="_x0000_i1027" type="#_x0000_t75" style="width:357pt;height:215.25pt" o:ole="">
            <v:imagedata r:id="rId16" o:title=""/>
          </v:shape>
          <o:OLEObject Type="Embed" ProgID="Visio.Drawing.15" ShapeID="_x0000_i1027" DrawAspect="Content" ObjectID="_1823882554" r:id="rId17"/>
        </w:object>
      </w:r>
    </w:p>
    <w:p w14:paraId="19CD389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100E2E0"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图3</w:t>
      </w:r>
    </w:p>
    <w:p w14:paraId="4A0CAC6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33EBD2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8EBD49D"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A487B8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9B6D011"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558EB9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F533B1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70F2B3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BF99D7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21BD3A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09452B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535F92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2A4B36B"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0" w:dyaOrig="4305" w14:anchorId="17E68194">
          <v:shape id="_x0000_i1028" type="#_x0000_t75" style="width:357pt;height:215.25pt" o:ole="">
            <v:imagedata r:id="rId18" o:title=""/>
          </v:shape>
          <o:OLEObject Type="Embed" ProgID="Visio.Drawing.15" ShapeID="_x0000_i1028" DrawAspect="Content" ObjectID="_1823882555" r:id="rId19"/>
        </w:object>
      </w:r>
    </w:p>
    <w:p w14:paraId="3384170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D74CE8B"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图4</w:t>
      </w:r>
    </w:p>
    <w:p w14:paraId="3524AAA0"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AB286F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DF11045"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409ECA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BC978DF"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B2EDC8D"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FCFE96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6393E7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D1E9B0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A2EF53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681773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FC6B8E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5B0DD9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D320255"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2906939" w14:textId="4479EAEA" w:rsidR="00D63461" w:rsidRDefault="00841886">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1" w:dyaOrig="8836" w14:anchorId="0105BBFF">
          <v:shape id="_x0000_i1029" type="#_x0000_t75" style="width:357pt;height:441.75pt" o:ole="">
            <v:imagedata r:id="rId20" o:title=""/>
          </v:shape>
          <o:OLEObject Type="Embed" ProgID="Visio.Drawing.15" ShapeID="_x0000_i1029" DrawAspect="Content" ObjectID="_1823882556" r:id="rId21"/>
        </w:object>
      </w:r>
    </w:p>
    <w:p w14:paraId="79216A5F"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1FAC756"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图5</w:t>
      </w:r>
    </w:p>
    <w:p w14:paraId="5CBDEC5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D214F2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1E65AD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D36E10F"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D64F430"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4F8AA0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29FD185"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835A246"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0" w:dyaOrig="4305" w14:anchorId="5409E613">
          <v:shape id="_x0000_i1030" type="#_x0000_t75" style="width:357pt;height:215.25pt" o:ole="">
            <v:imagedata r:id="rId22" o:title=""/>
          </v:shape>
          <o:OLEObject Type="Embed" ProgID="Visio.Drawing.15" ShapeID="_x0000_i1030" DrawAspect="Content" ObjectID="_1823882557" r:id="rId23"/>
        </w:object>
      </w:r>
    </w:p>
    <w:p w14:paraId="7C9F31C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24614D6"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图6</w:t>
      </w:r>
    </w:p>
    <w:p w14:paraId="559A125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2BF2B3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AEAAF8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85BDAB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6E2FCDE"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0" w:dyaOrig="4305" w14:anchorId="1ACC48D6">
          <v:shape id="_x0000_i1031" type="#_x0000_t75" style="width:357pt;height:215.25pt" o:ole="">
            <v:imagedata r:id="rId24" o:title=""/>
          </v:shape>
          <o:OLEObject Type="Embed" ProgID="Visio.Drawing.15" ShapeID="_x0000_i1031" DrawAspect="Content" ObjectID="_1823882558" r:id="rId25"/>
        </w:object>
      </w:r>
    </w:p>
    <w:p w14:paraId="2D0BAEAF"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43947D7"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图7</w:t>
      </w:r>
    </w:p>
    <w:p w14:paraId="1485DBE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E51C365"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1C1E669"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6B13991"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7FA26F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2B5FA3F"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A4E09E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EDF5DB3" w14:textId="7ABEAED4" w:rsidR="00D63461" w:rsidRDefault="002E7D1D">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1" w:dyaOrig="8836" w14:anchorId="2A130832">
          <v:shape id="_x0000_i1032" type="#_x0000_t75" style="width:357pt;height:441.75pt" o:ole="">
            <v:imagedata r:id="rId26" o:title=""/>
          </v:shape>
          <o:OLEObject Type="Embed" ProgID="Visio.Drawing.15" ShapeID="_x0000_i1032" DrawAspect="Content" ObjectID="_1823882559" r:id="rId27"/>
        </w:object>
      </w:r>
    </w:p>
    <w:p w14:paraId="5A1A9A5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9A0787D"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图8</w:t>
      </w:r>
    </w:p>
    <w:p w14:paraId="2C3B2EAD"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57A5F7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2AD300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91911B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1C8FC0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679B06D"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572003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17E334A"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1826F69"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3F8B43D"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7273843" w14:textId="0A6DFCBE" w:rsidR="00D63461" w:rsidRDefault="004025B7">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7141" w:dyaOrig="8836" w14:anchorId="372E2076">
          <v:shape id="_x0000_i1033" type="#_x0000_t75" style="width:357pt;height:441.75pt" o:ole="">
            <v:imagedata r:id="rId28" o:title=""/>
          </v:shape>
          <o:OLEObject Type="Embed" ProgID="Visio.Drawing.15" ShapeID="_x0000_i1033" DrawAspect="Content" ObjectID="_1823882560" r:id="rId29"/>
        </w:object>
      </w:r>
    </w:p>
    <w:p w14:paraId="36A65F34"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79F2808"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图9</w:t>
      </w:r>
    </w:p>
    <w:p w14:paraId="1FCF821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6BE754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3A55B11"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9A358D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A941CC1"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F1FDA4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405982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5ABF42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0C25508"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A44FE14"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5610" w:dyaOrig="10028" w14:anchorId="7FA00E7A">
          <v:shape id="_x0000_i1034" type="#_x0000_t75" style="width:280.5pt;height:501.75pt" o:ole="">
            <v:imagedata r:id="rId30" o:title=""/>
          </v:shape>
          <o:OLEObject Type="Embed" ProgID="Visio.Drawing.15" ShapeID="_x0000_i1034" DrawAspect="Content" ObjectID="_1823882561" r:id="rId31"/>
        </w:object>
      </w:r>
    </w:p>
    <w:p w14:paraId="43D42DD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DF06701"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图10</w:t>
      </w:r>
    </w:p>
    <w:p w14:paraId="4AAC6489"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299A71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BAB4C6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5A0119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8CEE064"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3830159"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3D75C7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80336B9"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5610" w:dyaOrig="10028" w14:anchorId="3A5866B1">
          <v:shape id="_x0000_i1035" type="#_x0000_t75" style="width:280.5pt;height:501.75pt" o:ole="">
            <v:imagedata r:id="rId32" o:title=""/>
          </v:shape>
          <o:OLEObject Type="Embed" ProgID="Visio.Drawing.15" ShapeID="_x0000_i1035" DrawAspect="Content" ObjectID="_1823882562" r:id="rId33"/>
        </w:object>
      </w:r>
    </w:p>
    <w:p w14:paraId="7E57037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B2DB9A9"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图11</w:t>
      </w:r>
    </w:p>
    <w:p w14:paraId="54386DE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3DDD55F"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04F60C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041504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24B2337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36C9353"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575CBB1B"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B82E07D"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5610" w:dyaOrig="10028" w14:anchorId="6C685E41">
          <v:shape id="_x0000_i1036" type="#_x0000_t75" style="width:280.5pt;height:501.75pt" o:ole="">
            <v:imagedata r:id="rId34" o:title=""/>
          </v:shape>
          <o:OLEObject Type="Embed" ProgID="Visio.Drawing.15" ShapeID="_x0000_i1036" DrawAspect="Content" ObjectID="_1823882563" r:id="rId35"/>
        </w:object>
      </w:r>
    </w:p>
    <w:p w14:paraId="06EAE18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BDB6BEE"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图12</w:t>
      </w:r>
    </w:p>
    <w:p w14:paraId="2BC892E2"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8B7A0AC"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479BC5A5"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DFA18A4"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E903347"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3D0C139E"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135972A9"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69908433"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object w:dxaOrig="5610" w:dyaOrig="10028" w14:anchorId="7AF4C82A">
          <v:shape id="_x0000_i1037" type="#_x0000_t75" style="width:280.5pt;height:501.75pt" o:ole="">
            <v:imagedata r:id="rId36" o:title=""/>
          </v:shape>
          <o:OLEObject Type="Embed" ProgID="Visio.Drawing.15" ShapeID="_x0000_i1037" DrawAspect="Content" ObjectID="_1823882564" r:id="rId37"/>
        </w:object>
      </w:r>
    </w:p>
    <w:p w14:paraId="682C8B51"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FE986C2" w14:textId="77777777" w:rsidR="00D63461" w:rsidRDefault="00000000">
      <w:pPr>
        <w:adjustRightInd w:val="0"/>
        <w:snapToGrid w:val="0"/>
        <w:spacing w:line="360" w:lineRule="auto"/>
        <w:ind w:firstLineChars="200" w:firstLine="480"/>
        <w:jc w:val="center"/>
        <w:textAlignment w:val="baseline"/>
        <w:rPr>
          <w:rFonts w:ascii="宋体" w:hAnsi="宋体" w:hint="eastAsia"/>
          <w:sz w:val="24"/>
        </w:rPr>
      </w:pPr>
      <w:r>
        <w:rPr>
          <w:rFonts w:ascii="宋体" w:hAnsi="宋体" w:hint="eastAsia"/>
          <w:sz w:val="24"/>
        </w:rPr>
        <w:t>图13</w:t>
      </w:r>
    </w:p>
    <w:p w14:paraId="0CE37C4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0E233AF6" w14:textId="77777777" w:rsidR="00D63461" w:rsidRDefault="00D63461">
      <w:pPr>
        <w:adjustRightInd w:val="0"/>
        <w:snapToGrid w:val="0"/>
        <w:spacing w:line="360" w:lineRule="auto"/>
        <w:ind w:firstLineChars="200" w:firstLine="480"/>
        <w:jc w:val="center"/>
        <w:textAlignment w:val="baseline"/>
        <w:rPr>
          <w:rFonts w:ascii="宋体" w:hAnsi="宋体" w:hint="eastAsia"/>
          <w:sz w:val="24"/>
        </w:rPr>
      </w:pPr>
    </w:p>
    <w:p w14:paraId="7899A550" w14:textId="77777777" w:rsidR="00D63461" w:rsidRDefault="00D63461">
      <w:pPr>
        <w:adjustRightInd w:val="0"/>
        <w:snapToGrid w:val="0"/>
        <w:spacing w:line="360" w:lineRule="auto"/>
        <w:rPr>
          <w:rFonts w:ascii="宋体" w:hAnsi="宋体" w:hint="eastAsia"/>
          <w:sz w:val="24"/>
        </w:rPr>
      </w:pPr>
    </w:p>
    <w:p w14:paraId="3967E5E0" w14:textId="77777777" w:rsidR="00D63461" w:rsidRDefault="00D63461">
      <w:pPr>
        <w:adjustRightInd w:val="0"/>
        <w:snapToGrid w:val="0"/>
        <w:spacing w:line="360" w:lineRule="auto"/>
        <w:jc w:val="center"/>
        <w:rPr>
          <w:rFonts w:ascii="宋体" w:hAnsi="宋体" w:hint="eastAsia"/>
          <w:sz w:val="24"/>
        </w:rPr>
        <w:sectPr w:rsidR="00D63461">
          <w:headerReference w:type="default" r:id="rId38"/>
          <w:footerReference w:type="default" r:id="rId39"/>
          <w:pgSz w:w="11906" w:h="16838"/>
          <w:pgMar w:top="1418" w:right="851" w:bottom="850" w:left="1418" w:header="794" w:footer="113" w:gutter="0"/>
          <w:pgNumType w:start="1"/>
          <w:cols w:space="720"/>
          <w:formProt w:val="0"/>
          <w:docGrid w:type="linesAndChars" w:linePitch="323"/>
        </w:sectPr>
      </w:pPr>
    </w:p>
    <w:p w14:paraId="61EA86EF" w14:textId="2567CF21" w:rsidR="00D63461" w:rsidRDefault="00000000">
      <w:pPr>
        <w:tabs>
          <w:tab w:val="left" w:pos="0"/>
        </w:tabs>
        <w:adjustRightInd w:val="0"/>
        <w:snapToGrid w:val="0"/>
        <w:spacing w:line="360" w:lineRule="auto"/>
        <w:ind w:firstLineChars="200" w:firstLine="480"/>
        <w:textAlignment w:val="baseline"/>
        <w:rPr>
          <w:rFonts w:ascii="宋体" w:hAnsi="宋体" w:hint="eastAsia"/>
          <w:sz w:val="24"/>
        </w:rPr>
      </w:pPr>
      <w:r>
        <w:rPr>
          <w:rFonts w:ascii="宋体" w:hAnsi="宋体"/>
          <w:sz w:val="24"/>
        </w:rPr>
        <w:lastRenderedPageBreak/>
        <w:t>本申请公开了一种</w:t>
      </w:r>
      <w:r>
        <w:rPr>
          <w:rFonts w:ascii="宋体" w:hAnsi="宋体"/>
          <w:spacing w:val="6"/>
          <w:kern w:val="0"/>
          <w:sz w:val="24"/>
        </w:rPr>
        <w:t>用于预测信道状态信息的编码方法</w:t>
      </w:r>
      <w:r>
        <w:rPr>
          <w:rFonts w:ascii="宋体" w:hAnsi="宋体" w:hint="eastAsia"/>
          <w:spacing w:val="6"/>
          <w:kern w:val="0"/>
          <w:sz w:val="24"/>
        </w:rPr>
        <w:t>。</w:t>
      </w:r>
      <w:r>
        <w:rPr>
          <w:rFonts w:ascii="宋体" w:hAnsi="宋体" w:hint="eastAsia"/>
          <w:snapToGrid w:val="0"/>
          <w:sz w:val="24"/>
        </w:rPr>
        <w:t>其中，编码器根据复数CFR</w:t>
      </w:r>
      <w:r>
        <w:rPr>
          <w:rFonts w:ascii="宋体" w:hAnsi="宋体"/>
          <w:snapToGrid w:val="0"/>
          <w:sz w:val="24"/>
        </w:rPr>
        <w:t>数据</w:t>
      </w:r>
      <w:r>
        <w:rPr>
          <w:rFonts w:ascii="宋体" w:hAnsi="宋体" w:hint="eastAsia"/>
          <w:snapToGrid w:val="0"/>
          <w:sz w:val="24"/>
        </w:rPr>
        <w:t>的相干时间向量</w:t>
      </w:r>
      <w:r>
        <w:rPr>
          <w:rFonts w:ascii="宋体" w:hAnsi="宋体" w:hint="eastAsia"/>
          <w:spacing w:val="6"/>
          <w:kern w:val="0"/>
          <w:sz w:val="24"/>
        </w:rPr>
        <w:t>、</w:t>
      </w:r>
      <w:r>
        <w:rPr>
          <w:rFonts w:ascii="宋体" w:hAnsi="宋体" w:hint="eastAsia"/>
          <w:snapToGrid w:val="0"/>
          <w:sz w:val="24"/>
        </w:rPr>
        <w:t>每个批次的输入数据时间掩码、每个批次的</w:t>
      </w:r>
      <w:r>
        <w:rPr>
          <w:rFonts w:ascii="宋体" w:hAnsi="宋体" w:hint="eastAsia"/>
          <w:spacing w:val="6"/>
          <w:kern w:val="0"/>
          <w:sz w:val="24"/>
        </w:rPr>
        <w:t>输入</w:t>
      </w:r>
      <w:r>
        <w:rPr>
          <w:rFonts w:ascii="宋体" w:hAnsi="宋体" w:hint="eastAsia"/>
          <w:snapToGrid w:val="0"/>
          <w:sz w:val="24"/>
        </w:rPr>
        <w:t>数据得到</w:t>
      </w:r>
      <w:r>
        <w:rPr>
          <w:rFonts w:ascii="宋体" w:hAnsi="宋体" w:hint="eastAsia"/>
          <w:spacing w:val="6"/>
          <w:kern w:val="0"/>
          <w:sz w:val="24"/>
        </w:rPr>
        <w:t>第一相加数据。</w:t>
      </w:r>
      <w:r>
        <w:rPr>
          <w:rFonts w:ascii="宋体" w:hAnsi="宋体" w:hint="eastAsia"/>
          <w:snapToGrid w:val="0"/>
          <w:sz w:val="24"/>
        </w:rPr>
        <w:t>第一相加数据作为第一深度学习模型的输入，第一深度学习模型输出预测的CFR数据。</w:t>
      </w:r>
      <w:r>
        <w:rPr>
          <w:rFonts w:ascii="宋体" w:hAnsi="宋体" w:hint="eastAsia"/>
          <w:spacing w:val="6"/>
          <w:kern w:val="0"/>
          <w:sz w:val="24"/>
        </w:rPr>
        <w:t>本申请</w:t>
      </w:r>
      <w:r>
        <w:rPr>
          <w:rFonts w:ascii="宋体" w:hAnsi="宋体"/>
          <w:snapToGrid w:val="0"/>
          <w:sz w:val="24"/>
        </w:rPr>
        <w:t>通过对信道状态信息计算时序特征并加入编码，将时间</w:t>
      </w:r>
      <w:r>
        <w:rPr>
          <w:rFonts w:ascii="宋体" w:hAnsi="宋体" w:hint="eastAsia"/>
          <w:snapToGrid w:val="0"/>
          <w:sz w:val="24"/>
        </w:rPr>
        <w:t>和空间</w:t>
      </w:r>
      <w:r>
        <w:rPr>
          <w:rFonts w:ascii="宋体" w:hAnsi="宋体"/>
          <w:snapToGrid w:val="0"/>
          <w:sz w:val="24"/>
        </w:rPr>
        <w:t>信息纳入</w:t>
      </w:r>
      <w:r>
        <w:rPr>
          <w:rFonts w:ascii="宋体" w:hAnsi="宋体" w:hint="eastAsia"/>
          <w:snapToGrid w:val="0"/>
          <w:sz w:val="24"/>
        </w:rPr>
        <w:t>深度学习</w:t>
      </w:r>
      <w:r>
        <w:rPr>
          <w:rFonts w:ascii="宋体" w:hAnsi="宋体"/>
          <w:snapToGrid w:val="0"/>
          <w:sz w:val="24"/>
        </w:rPr>
        <w:t>模型</w:t>
      </w:r>
      <w:r>
        <w:rPr>
          <w:rFonts w:ascii="宋体" w:hAnsi="宋体" w:hint="eastAsia"/>
          <w:snapToGrid w:val="0"/>
          <w:sz w:val="24"/>
        </w:rPr>
        <w:t>的输入数据</w:t>
      </w:r>
      <w:r>
        <w:rPr>
          <w:rFonts w:ascii="宋体" w:hAnsi="宋体"/>
          <w:snapToGrid w:val="0"/>
          <w:sz w:val="24"/>
        </w:rPr>
        <w:t>中，从而考虑到信道在未来时刻的相对稳定性时间，解决模型中弱时序</w:t>
      </w:r>
      <w:r>
        <w:rPr>
          <w:rFonts w:ascii="宋体" w:hAnsi="宋体" w:hint="eastAsia"/>
          <w:snapToGrid w:val="0"/>
          <w:sz w:val="24"/>
        </w:rPr>
        <w:t>和空间</w:t>
      </w:r>
      <w:r>
        <w:rPr>
          <w:rFonts w:ascii="宋体" w:hAnsi="宋体"/>
          <w:snapToGrid w:val="0"/>
          <w:sz w:val="24"/>
        </w:rPr>
        <w:t>信息</w:t>
      </w:r>
      <w:r>
        <w:rPr>
          <w:rFonts w:ascii="宋体" w:hAnsi="宋体" w:hint="eastAsia"/>
          <w:snapToGrid w:val="0"/>
          <w:sz w:val="24"/>
        </w:rPr>
        <w:t>捕捉</w:t>
      </w:r>
      <w:r>
        <w:rPr>
          <w:rFonts w:ascii="宋体" w:hAnsi="宋体"/>
          <w:snapToGrid w:val="0"/>
          <w:sz w:val="24"/>
        </w:rPr>
        <w:t>能力的问题，提高信道状态</w:t>
      </w:r>
      <w:ins w:id="573" w:author="Shaun YIN" w:date="2025-11-05T16:06:00Z" w16du:dateUtc="2025-11-05T08:06:00Z">
        <w:r w:rsidR="009A56FB">
          <w:rPr>
            <w:rFonts w:ascii="宋体" w:hAnsi="宋体" w:hint="eastAsia"/>
            <w:snapToGrid w:val="0"/>
            <w:sz w:val="24"/>
          </w:rPr>
          <w:t>信息</w:t>
        </w:r>
      </w:ins>
      <w:r>
        <w:rPr>
          <w:rFonts w:ascii="宋体" w:hAnsi="宋体"/>
          <w:snapToGrid w:val="0"/>
          <w:sz w:val="24"/>
        </w:rPr>
        <w:t>预测的精度</w:t>
      </w:r>
      <w:r>
        <w:rPr>
          <w:rFonts w:ascii="宋体" w:hAnsi="宋体" w:hint="eastAsia"/>
          <w:snapToGrid w:val="0"/>
          <w:sz w:val="24"/>
        </w:rPr>
        <w:t>。</w:t>
      </w:r>
    </w:p>
    <w:p w14:paraId="7D476061" w14:textId="77777777" w:rsidR="00D63461" w:rsidRDefault="00D63461">
      <w:pPr>
        <w:adjustRightInd w:val="0"/>
        <w:snapToGrid w:val="0"/>
        <w:spacing w:line="360" w:lineRule="auto"/>
        <w:rPr>
          <w:rFonts w:ascii="宋体" w:hAnsi="宋体" w:hint="eastAsia"/>
          <w:sz w:val="24"/>
        </w:rPr>
      </w:pPr>
    </w:p>
    <w:p w14:paraId="3649561C" w14:textId="77777777" w:rsidR="00D63461" w:rsidRDefault="00D63461">
      <w:pPr>
        <w:adjustRightInd w:val="0"/>
        <w:snapToGrid w:val="0"/>
        <w:spacing w:line="360" w:lineRule="auto"/>
        <w:ind w:firstLine="480"/>
        <w:rPr>
          <w:rFonts w:ascii="宋体" w:hAnsi="宋体" w:hint="eastAsia"/>
          <w:sz w:val="24"/>
        </w:rPr>
        <w:sectPr w:rsidR="00D63461">
          <w:headerReference w:type="even" r:id="rId40"/>
          <w:headerReference w:type="default" r:id="rId41"/>
          <w:footerReference w:type="even" r:id="rId42"/>
          <w:footerReference w:type="default" r:id="rId43"/>
          <w:pgSz w:w="11906" w:h="16838"/>
          <w:pgMar w:top="1418" w:right="851" w:bottom="851" w:left="1418" w:header="794" w:footer="113" w:gutter="0"/>
          <w:pgNumType w:start="1"/>
          <w:cols w:space="720"/>
          <w:formProt w:val="0"/>
          <w:docGrid w:type="linesAndChars" w:linePitch="323"/>
        </w:sectPr>
      </w:pPr>
    </w:p>
    <w:p w14:paraId="3679472A" w14:textId="77777777" w:rsidR="00D63461" w:rsidRDefault="00D63461">
      <w:pPr>
        <w:adjustRightInd w:val="0"/>
        <w:snapToGrid w:val="0"/>
        <w:spacing w:line="360" w:lineRule="auto"/>
        <w:ind w:firstLine="480"/>
        <w:rPr>
          <w:rFonts w:ascii="宋体" w:hAnsi="宋体" w:hint="eastAsia"/>
          <w:sz w:val="24"/>
        </w:rPr>
      </w:pPr>
    </w:p>
    <w:p w14:paraId="65ABEBAD" w14:textId="77777777" w:rsidR="00D63461" w:rsidRDefault="00000000">
      <w:pPr>
        <w:pStyle w:val="a4"/>
        <w:adjustRightInd w:val="0"/>
        <w:snapToGrid w:val="0"/>
        <w:spacing w:line="360" w:lineRule="auto"/>
        <w:jc w:val="center"/>
        <w:rPr>
          <w:rFonts w:ascii="宋体" w:hAnsi="宋体" w:hint="eastAsia"/>
          <w:sz w:val="24"/>
        </w:rPr>
      </w:pPr>
      <w:r>
        <w:rPr>
          <w:rFonts w:ascii="宋体" w:hAnsi="宋体"/>
          <w:sz w:val="24"/>
        </w:rPr>
        <w:t>指定图</w:t>
      </w:r>
      <w:r>
        <w:rPr>
          <w:rFonts w:ascii="宋体" w:hAnsi="宋体" w:hint="eastAsia"/>
          <w:sz w:val="24"/>
        </w:rPr>
        <w:t>1</w:t>
      </w:r>
      <w:r>
        <w:rPr>
          <w:rFonts w:ascii="宋体" w:hAnsi="宋体"/>
          <w:sz w:val="24"/>
        </w:rPr>
        <w:t>是摘要附图</w:t>
      </w:r>
    </w:p>
    <w:sectPr w:rsidR="00D63461">
      <w:headerReference w:type="even" r:id="rId44"/>
      <w:headerReference w:type="default" r:id="rId45"/>
      <w:footerReference w:type="even" r:id="rId46"/>
      <w:footerReference w:type="default" r:id="rId47"/>
      <w:pgSz w:w="11906" w:h="16838"/>
      <w:pgMar w:top="1418" w:right="851" w:bottom="851" w:left="1418" w:header="851" w:footer="113" w:gutter="0"/>
      <w:pgNumType w:start="1"/>
      <w:cols w:space="720"/>
      <w:formProt w:val="0"/>
      <w:docGrid w:type="linesAndChars" w:linePitch="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7EE7" w14:textId="77777777" w:rsidR="00653965" w:rsidRDefault="00653965">
      <w:r>
        <w:separator/>
      </w:r>
    </w:p>
  </w:endnote>
  <w:endnote w:type="continuationSeparator" w:id="0">
    <w:p w14:paraId="08B7BC6A" w14:textId="77777777" w:rsidR="00653965" w:rsidRDefault="00653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default"/>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DejaVu Math TeX Gyre">
    <w:altName w:val="Calibri"/>
    <w:charset w:val="00"/>
    <w:family w:val="auto"/>
    <w:pitch w:val="default"/>
    <w:sig w:usb0="A10000EF" w:usb1="4201F9EE" w:usb2="02000000" w:usb3="00000000" w:csb0="60000193" w:csb1="0DD4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788215"/>
    </w:sdtPr>
    <w:sdtContent>
      <w:p w14:paraId="7E72F08A" w14:textId="77777777" w:rsidR="00D63461" w:rsidRDefault="00000000">
        <w:pPr>
          <w:pStyle w:val="a7"/>
          <w:jc w:val="center"/>
        </w:pPr>
        <w:r>
          <w:fldChar w:fldCharType="begin"/>
        </w:r>
        <w:r>
          <w:instrText>PAGE   \* MERGEFORMAT</w:instrText>
        </w:r>
        <w:r>
          <w:fldChar w:fldCharType="separate"/>
        </w:r>
        <w:r>
          <w:rPr>
            <w:lang w:val="zh-CN"/>
          </w:rPr>
          <w:t>2</w:t>
        </w:r>
        <w:r>
          <w:fldChar w:fldCharType="end"/>
        </w:r>
      </w:p>
    </w:sdtContent>
  </w:sdt>
  <w:p w14:paraId="1A82D57F" w14:textId="77777777" w:rsidR="00D63461" w:rsidRDefault="00D6346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dtPr>
    <w:sdtContent>
      <w:p w14:paraId="67897792" w14:textId="77777777" w:rsidR="00D63461" w:rsidRDefault="00000000">
        <w:pPr>
          <w:pStyle w:val="a7"/>
          <w:jc w:val="center"/>
        </w:pPr>
        <w:r>
          <w:fldChar w:fldCharType="begin"/>
        </w:r>
        <w:r>
          <w:instrText>PAGE   \* MERGEFORMAT</w:instrText>
        </w:r>
        <w:r>
          <w:fldChar w:fldCharType="separate"/>
        </w:r>
        <w:r>
          <w:rPr>
            <w:lang w:val="zh-CN"/>
          </w:rPr>
          <w:t>2</w:t>
        </w:r>
        <w:r>
          <w:fldChar w:fldCharType="end"/>
        </w:r>
      </w:p>
    </w:sdtContent>
  </w:sdt>
  <w:p w14:paraId="1FBCFE7F" w14:textId="77777777" w:rsidR="00D63461" w:rsidRDefault="00D6346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377090"/>
    </w:sdtPr>
    <w:sdtContent>
      <w:p w14:paraId="4F6751D3" w14:textId="77777777" w:rsidR="00D63461" w:rsidRDefault="00000000">
        <w:pPr>
          <w:pStyle w:val="a7"/>
          <w:jc w:val="center"/>
        </w:pPr>
        <w:r>
          <w:fldChar w:fldCharType="begin"/>
        </w:r>
        <w:r>
          <w:instrText>PAGE   \* MERGEFORMAT</w:instrText>
        </w:r>
        <w:r>
          <w:fldChar w:fldCharType="separate"/>
        </w:r>
        <w:r>
          <w:rPr>
            <w:lang w:val="zh-CN"/>
          </w:rPr>
          <w:t>2</w:t>
        </w:r>
        <w:r>
          <w:fldChar w:fldCharType="end"/>
        </w:r>
      </w:p>
    </w:sdtContent>
  </w:sdt>
  <w:p w14:paraId="49BAE08C" w14:textId="77777777" w:rsidR="00D63461" w:rsidRDefault="00D63461">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FB01" w14:textId="77777777" w:rsidR="00D63461" w:rsidRDefault="00000000">
    <w:pPr>
      <w:pStyle w:val="a7"/>
      <w:jc w:val="center"/>
      <w:rPr>
        <w:lang w:val="zh-CN"/>
      </w:rPr>
    </w:pPr>
    <w:r>
      <w:rPr>
        <w:lang w:val="zh-CN"/>
      </w:rPr>
      <w:t>1</w:t>
    </w:r>
  </w:p>
  <w:p w14:paraId="1AEB581E" w14:textId="77777777" w:rsidR="00D63461" w:rsidRDefault="00D63461">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B8E1" w14:textId="77777777" w:rsidR="00D63461" w:rsidRDefault="00000000">
    <w:pPr>
      <w:pStyle w:val="a7"/>
      <w:jc w:val="center"/>
      <w:rPr>
        <w:lang w:val="zh-CN"/>
      </w:rPr>
    </w:pPr>
    <w:r>
      <w:rPr>
        <w:lang w:val="zh-CN"/>
      </w:rPr>
      <w:t>1</w:t>
    </w:r>
  </w:p>
  <w:p w14:paraId="688B4037" w14:textId="77777777" w:rsidR="00D63461" w:rsidRDefault="00D63461">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4271" w14:textId="77777777" w:rsidR="00D63461" w:rsidRDefault="00000000">
    <w:pPr>
      <w:pStyle w:val="a7"/>
      <w:jc w:val="center"/>
      <w:rPr>
        <w:lang w:val="zh-CN"/>
      </w:rPr>
    </w:pPr>
    <w:r>
      <w:rPr>
        <w:lang w:val="zh-CN"/>
      </w:rPr>
      <w:t>1</w:t>
    </w:r>
  </w:p>
  <w:p w14:paraId="1727A4FF" w14:textId="77777777" w:rsidR="00D63461" w:rsidRDefault="00D63461">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DB83" w14:textId="77777777" w:rsidR="00D63461" w:rsidRDefault="00000000">
    <w:pPr>
      <w:pStyle w:val="a7"/>
      <w:jc w:val="center"/>
      <w:rPr>
        <w:lang w:val="zh-CN"/>
      </w:rPr>
    </w:pPr>
    <w:r>
      <w:rPr>
        <w:lang w:val="zh-CN"/>
      </w:rPr>
      <w:t>1</w:t>
    </w:r>
  </w:p>
  <w:p w14:paraId="08312927" w14:textId="77777777" w:rsidR="00D63461" w:rsidRDefault="00D6346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3868" w14:textId="77777777" w:rsidR="00653965" w:rsidRDefault="00653965">
      <w:r>
        <w:separator/>
      </w:r>
    </w:p>
  </w:footnote>
  <w:footnote w:type="continuationSeparator" w:id="0">
    <w:p w14:paraId="5B8555F0" w14:textId="77777777" w:rsidR="00653965" w:rsidRDefault="00653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31E9" w14:textId="77777777" w:rsidR="00D63461" w:rsidRDefault="00000000">
    <w:pPr>
      <w:jc w:val="center"/>
      <w:outlineLvl w:val="0"/>
    </w:pPr>
    <w:r>
      <w:rPr>
        <w:noProof/>
      </w:rPr>
      <mc:AlternateContent>
        <mc:Choice Requires="wps">
          <w:drawing>
            <wp:anchor distT="0" distB="0" distL="0" distR="0" simplePos="0" relativeHeight="251665408" behindDoc="1" locked="0" layoutInCell="1" allowOverlap="1" wp14:anchorId="582AD2E2" wp14:editId="7DE901CA">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3" o:spid="_x0000_s1026" o:spt="20" style="position:absolute;left:0pt;margin-left:0pt;margin-top:28.35pt;height:0pt;width:482.6pt;z-index:-251651072;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AD2D" w14:textId="77777777" w:rsidR="00D63461" w:rsidRDefault="00000000">
    <w:pPr>
      <w:jc w:val="center"/>
      <w:outlineLvl w:val="0"/>
    </w:pPr>
    <w:r>
      <w:rPr>
        <w:noProof/>
      </w:rPr>
      <mc:AlternateContent>
        <mc:Choice Requires="wps">
          <w:drawing>
            <wp:anchor distT="0" distB="0" distL="0" distR="0" simplePos="0" relativeHeight="251664384" behindDoc="1" locked="0" layoutInCell="1" allowOverlap="1" wp14:anchorId="6EF68C7B" wp14:editId="03782C52">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6" o:spid="_x0000_s1026" o:spt="20" style="position:absolute;left:0pt;margin-left:0pt;margin-top:28.35pt;height:0.1pt;width:481.6pt;z-index:-251652096;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48F6" w14:textId="77777777" w:rsidR="00D63461" w:rsidRDefault="00000000">
    <w:pPr>
      <w:jc w:val="center"/>
      <w:outlineLvl w:val="0"/>
    </w:pPr>
    <w:r>
      <w:rPr>
        <w:noProof/>
      </w:rPr>
      <mc:AlternateContent>
        <mc:Choice Requires="wps">
          <w:drawing>
            <wp:anchor distT="0" distB="0" distL="0" distR="0" simplePos="0" relativeHeight="251659264" behindDoc="1" locked="0" layoutInCell="1" allowOverlap="1" wp14:anchorId="3448ECFA" wp14:editId="6CB80C95">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7604" w14:textId="77777777" w:rsidR="00D63461" w:rsidRDefault="00000000">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251662336" behindDoc="1" locked="0" layoutInCell="1" allowOverlap="1" wp14:anchorId="6BC7A131" wp14:editId="647FD8BF">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0" o:spid="_x0000_s1026" o:spt="20" style="position:absolute;left:0pt;margin-left:0pt;margin-top:0.05pt;height:0.1pt;width:338.3pt;z-index:-251654144;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D65D" w14:textId="77777777" w:rsidR="00D63461" w:rsidRDefault="00000000">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251663360" behindDoc="1" locked="0" layoutInCell="1" allowOverlap="1" wp14:anchorId="17AB12A6" wp14:editId="18F71611">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1" o:spid="_x0000_s1026" o:spt="20" style="position:absolute;left:0pt;margin-left:0pt;margin-top:28.35pt;height:0pt;width:483.1pt;z-index:-251653120;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4626E" w14:textId="77777777" w:rsidR="00D63461" w:rsidRDefault="00000000">
    <w:pPr>
      <w:jc w:val="center"/>
      <w:outlineLvl w:val="0"/>
    </w:pPr>
    <w:r>
      <w:rPr>
        <w:noProof/>
      </w:rPr>
      <mc:AlternateContent>
        <mc:Choice Requires="wps">
          <w:drawing>
            <wp:anchor distT="0" distB="0" distL="0" distR="0" simplePos="0" relativeHeight="251660288" behindDoc="1" locked="0" layoutInCell="1" allowOverlap="1" wp14:anchorId="5A1640A6" wp14:editId="22BAFC2B">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2" o:spid="_x0000_s1026" o:spt="20" style="position:absolute;left:0pt;margin-left:0pt;margin-top:0.05pt;height:0.1pt;width:338.3pt;z-index:-251656192;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A8D8" w14:textId="77777777" w:rsidR="00D63461" w:rsidRDefault="00000000">
    <w:pPr>
      <w:jc w:val="center"/>
      <w:outlineLvl w:val="0"/>
    </w:pPr>
    <w:r>
      <w:rPr>
        <w:noProof/>
      </w:rPr>
      <mc:AlternateContent>
        <mc:Choice Requires="wps">
          <w:drawing>
            <wp:anchor distT="0" distB="0" distL="0" distR="0" simplePos="0" relativeHeight="251661312" behindDoc="1" locked="0" layoutInCell="1" allowOverlap="1" wp14:anchorId="7A68CB9E" wp14:editId="21586FFA">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3" o:spid="_x0000_s1026" o:spt="20" style="position:absolute;left:0pt;margin-left:0pt;margin-top:28.35pt;height:0pt;width:481.1pt;z-index:-251655168;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un YIN">
    <w15:presenceInfo w15:providerId="Windows Live" w15:userId="8c200d533bb3b162"/>
  </w15:person>
  <w15:person w15:author="伯涛 吴">
    <w15:presenceInfo w15:providerId="Windows Live" w15:userId="49d0a67b4af1d8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HorizontalSpacing w:val="105"/>
  <w:drawingGridVerticalSpacing w:val="32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4ZTQyMzY5YmJjOWIwOTQ1OWUyYTU1NTk0NTM4MjkifQ=="/>
  </w:docVars>
  <w:rsids>
    <w:rsidRoot w:val="000A49AC"/>
    <w:rsid w:val="81FF57C2"/>
    <w:rsid w:val="85966F10"/>
    <w:rsid w:val="8DE23301"/>
    <w:rsid w:val="8DFC7178"/>
    <w:rsid w:val="8EE530E7"/>
    <w:rsid w:val="8F736627"/>
    <w:rsid w:val="8FFF4AC4"/>
    <w:rsid w:val="91FB6C33"/>
    <w:rsid w:val="93FF58A4"/>
    <w:rsid w:val="9432D971"/>
    <w:rsid w:val="95EEB806"/>
    <w:rsid w:val="96CFADDD"/>
    <w:rsid w:val="97874414"/>
    <w:rsid w:val="9796378F"/>
    <w:rsid w:val="97D7CFEC"/>
    <w:rsid w:val="97FE7077"/>
    <w:rsid w:val="97FF39B1"/>
    <w:rsid w:val="9B639CA3"/>
    <w:rsid w:val="9BDA1E79"/>
    <w:rsid w:val="9BEE828B"/>
    <w:rsid w:val="9BFA166E"/>
    <w:rsid w:val="9CE7FB97"/>
    <w:rsid w:val="9CFF4466"/>
    <w:rsid w:val="9E3DB56B"/>
    <w:rsid w:val="9E7CB32E"/>
    <w:rsid w:val="9EC96937"/>
    <w:rsid w:val="9EDBF3E6"/>
    <w:rsid w:val="9EDF36C0"/>
    <w:rsid w:val="9F5E4B16"/>
    <w:rsid w:val="9F7F011F"/>
    <w:rsid w:val="9FABFD06"/>
    <w:rsid w:val="9FEA6EED"/>
    <w:rsid w:val="9FFB22AD"/>
    <w:rsid w:val="9FFEA643"/>
    <w:rsid w:val="A1FAFD8A"/>
    <w:rsid w:val="A2F6B04D"/>
    <w:rsid w:val="A376FC56"/>
    <w:rsid w:val="A37F2988"/>
    <w:rsid w:val="A37F743E"/>
    <w:rsid w:val="A3FFE39A"/>
    <w:rsid w:val="A5FF0F84"/>
    <w:rsid w:val="A6FBF2ED"/>
    <w:rsid w:val="A73EB9B7"/>
    <w:rsid w:val="A79D3C30"/>
    <w:rsid w:val="A7DFCBB0"/>
    <w:rsid w:val="A7F7140E"/>
    <w:rsid w:val="A8DF6597"/>
    <w:rsid w:val="A9FFDB22"/>
    <w:rsid w:val="AABF337E"/>
    <w:rsid w:val="AABF6893"/>
    <w:rsid w:val="AAF36642"/>
    <w:rsid w:val="ABF4A580"/>
    <w:rsid w:val="ABF76DC9"/>
    <w:rsid w:val="ACA50DDE"/>
    <w:rsid w:val="ACB6DF91"/>
    <w:rsid w:val="ACEFAD87"/>
    <w:rsid w:val="AD3F93C2"/>
    <w:rsid w:val="ADD9ACB5"/>
    <w:rsid w:val="AE684E83"/>
    <w:rsid w:val="AECB3565"/>
    <w:rsid w:val="AEDCA106"/>
    <w:rsid w:val="AEF364AD"/>
    <w:rsid w:val="AF5FB867"/>
    <w:rsid w:val="AF6710D3"/>
    <w:rsid w:val="AF6EE996"/>
    <w:rsid w:val="AF7A0E92"/>
    <w:rsid w:val="AFAE481A"/>
    <w:rsid w:val="AFBF94FE"/>
    <w:rsid w:val="AFCF3DD9"/>
    <w:rsid w:val="AFDB5673"/>
    <w:rsid w:val="AFEB05D8"/>
    <w:rsid w:val="AFEBF908"/>
    <w:rsid w:val="AFFEA473"/>
    <w:rsid w:val="AFFF2F1F"/>
    <w:rsid w:val="AFFF6BF5"/>
    <w:rsid w:val="AFFF87F8"/>
    <w:rsid w:val="B23529D6"/>
    <w:rsid w:val="B32CF017"/>
    <w:rsid w:val="B3F071C2"/>
    <w:rsid w:val="B3F64B73"/>
    <w:rsid w:val="B3FED600"/>
    <w:rsid w:val="B46D4F5A"/>
    <w:rsid w:val="B4C72181"/>
    <w:rsid w:val="B4DF8999"/>
    <w:rsid w:val="B4F510B4"/>
    <w:rsid w:val="B4F69238"/>
    <w:rsid w:val="B5ABCA3D"/>
    <w:rsid w:val="B5FD86C3"/>
    <w:rsid w:val="B5FE09A3"/>
    <w:rsid w:val="B68F862C"/>
    <w:rsid w:val="B6FFD78E"/>
    <w:rsid w:val="B771C10A"/>
    <w:rsid w:val="B7722EDC"/>
    <w:rsid w:val="B77D4051"/>
    <w:rsid w:val="B77D50BD"/>
    <w:rsid w:val="B77F2078"/>
    <w:rsid w:val="B7F75ED0"/>
    <w:rsid w:val="B7FF019B"/>
    <w:rsid w:val="B7FF5520"/>
    <w:rsid w:val="B97ECFE8"/>
    <w:rsid w:val="B98E8A73"/>
    <w:rsid w:val="B9DFB9A7"/>
    <w:rsid w:val="B9FFF728"/>
    <w:rsid w:val="BAFEDEBA"/>
    <w:rsid w:val="BB3FA5BF"/>
    <w:rsid w:val="BB7D299F"/>
    <w:rsid w:val="BB7F0ECC"/>
    <w:rsid w:val="BB9D1AA2"/>
    <w:rsid w:val="BBBE5504"/>
    <w:rsid w:val="BBBF4B58"/>
    <w:rsid w:val="BD36CF41"/>
    <w:rsid w:val="BDAAC1E1"/>
    <w:rsid w:val="BDAE099B"/>
    <w:rsid w:val="BDB76203"/>
    <w:rsid w:val="BDC79041"/>
    <w:rsid w:val="BDD76859"/>
    <w:rsid w:val="BDF7364C"/>
    <w:rsid w:val="BDFF0377"/>
    <w:rsid w:val="BE9F6CEB"/>
    <w:rsid w:val="BEB36BF1"/>
    <w:rsid w:val="BEDF28F8"/>
    <w:rsid w:val="BEEAED79"/>
    <w:rsid w:val="BEF180C7"/>
    <w:rsid w:val="BF1B0BE4"/>
    <w:rsid w:val="BF3FB1C7"/>
    <w:rsid w:val="BF4DEABE"/>
    <w:rsid w:val="BF5EC14C"/>
    <w:rsid w:val="BF76CD5D"/>
    <w:rsid w:val="BF7A4F62"/>
    <w:rsid w:val="BF7B87E0"/>
    <w:rsid w:val="BF7C2469"/>
    <w:rsid w:val="BF8FCE33"/>
    <w:rsid w:val="BF97E612"/>
    <w:rsid w:val="BF9DA057"/>
    <w:rsid w:val="BF9F7C8F"/>
    <w:rsid w:val="BFBEA48F"/>
    <w:rsid w:val="BFCD8A7F"/>
    <w:rsid w:val="BFCE3FFB"/>
    <w:rsid w:val="BFCF272B"/>
    <w:rsid w:val="BFCFA429"/>
    <w:rsid w:val="BFDF9595"/>
    <w:rsid w:val="BFE56F76"/>
    <w:rsid w:val="BFEB916D"/>
    <w:rsid w:val="BFEF0C7F"/>
    <w:rsid w:val="BFEF10A4"/>
    <w:rsid w:val="BFF5FEB7"/>
    <w:rsid w:val="BFF6ED00"/>
    <w:rsid w:val="BFFA0D37"/>
    <w:rsid w:val="BFFAB922"/>
    <w:rsid w:val="BFFDFF95"/>
    <w:rsid w:val="BFFEA49E"/>
    <w:rsid w:val="BFFF9CDE"/>
    <w:rsid w:val="BFFFAF9A"/>
    <w:rsid w:val="BFFFE4D6"/>
    <w:rsid w:val="C0FEDE90"/>
    <w:rsid w:val="C3B93FB2"/>
    <w:rsid w:val="C5FF2172"/>
    <w:rsid w:val="C77B195A"/>
    <w:rsid w:val="C7B743EE"/>
    <w:rsid w:val="C7BD06F5"/>
    <w:rsid w:val="C7F7A9AD"/>
    <w:rsid w:val="C8BDE3CD"/>
    <w:rsid w:val="C9F5B7C4"/>
    <w:rsid w:val="CBA702A9"/>
    <w:rsid w:val="CBBDEB30"/>
    <w:rsid w:val="CBBF65B3"/>
    <w:rsid w:val="CBDFF2DA"/>
    <w:rsid w:val="CBFFC32D"/>
    <w:rsid w:val="CC7B2B93"/>
    <w:rsid w:val="CD9D4D6A"/>
    <w:rsid w:val="CDBBFB9C"/>
    <w:rsid w:val="CDFFB816"/>
    <w:rsid w:val="CEFBA5FE"/>
    <w:rsid w:val="CF2F063A"/>
    <w:rsid w:val="CF4D0818"/>
    <w:rsid w:val="CF59F729"/>
    <w:rsid w:val="CF5ED414"/>
    <w:rsid w:val="CF69BC00"/>
    <w:rsid w:val="CF76D7F0"/>
    <w:rsid w:val="CF7C9BB6"/>
    <w:rsid w:val="CFBE225C"/>
    <w:rsid w:val="CFDFEA46"/>
    <w:rsid w:val="CFEDC4F1"/>
    <w:rsid w:val="CFEE40A0"/>
    <w:rsid w:val="CFF617B6"/>
    <w:rsid w:val="CFF78121"/>
    <w:rsid w:val="D1B78800"/>
    <w:rsid w:val="D2F37F74"/>
    <w:rsid w:val="D3EED4EC"/>
    <w:rsid w:val="D4BF7BF0"/>
    <w:rsid w:val="D5CC3E00"/>
    <w:rsid w:val="D5EDB633"/>
    <w:rsid w:val="D5EF229A"/>
    <w:rsid w:val="D5FD2B39"/>
    <w:rsid w:val="D64F4ACC"/>
    <w:rsid w:val="D77F9BA2"/>
    <w:rsid w:val="D7BFE299"/>
    <w:rsid w:val="D7DB85DD"/>
    <w:rsid w:val="D7E7F969"/>
    <w:rsid w:val="D7F4FAF3"/>
    <w:rsid w:val="D7FD766C"/>
    <w:rsid w:val="D7FE001A"/>
    <w:rsid w:val="D7FE4F2E"/>
    <w:rsid w:val="D7FF7BE8"/>
    <w:rsid w:val="D8FE0B9A"/>
    <w:rsid w:val="D93B1574"/>
    <w:rsid w:val="D977FC7E"/>
    <w:rsid w:val="D9B75F07"/>
    <w:rsid w:val="D9BFFBD9"/>
    <w:rsid w:val="D9D7BAF6"/>
    <w:rsid w:val="D9FFDEF8"/>
    <w:rsid w:val="DA3EDC14"/>
    <w:rsid w:val="DABE8D78"/>
    <w:rsid w:val="DADE7F54"/>
    <w:rsid w:val="DB7FA6C8"/>
    <w:rsid w:val="DB95A314"/>
    <w:rsid w:val="DBBB4240"/>
    <w:rsid w:val="DBBF8944"/>
    <w:rsid w:val="DC6BE7E1"/>
    <w:rsid w:val="DC764A19"/>
    <w:rsid w:val="DD7E1027"/>
    <w:rsid w:val="DDBC9EBA"/>
    <w:rsid w:val="DDFF28C1"/>
    <w:rsid w:val="DE6E2CA4"/>
    <w:rsid w:val="DEDB68F9"/>
    <w:rsid w:val="DEED6F76"/>
    <w:rsid w:val="DEEFF40A"/>
    <w:rsid w:val="DEF5173D"/>
    <w:rsid w:val="DF275D64"/>
    <w:rsid w:val="DF2B14B1"/>
    <w:rsid w:val="DF2CAA97"/>
    <w:rsid w:val="DF2ED479"/>
    <w:rsid w:val="DF3D4DD7"/>
    <w:rsid w:val="DF3F4CF9"/>
    <w:rsid w:val="DF559EE5"/>
    <w:rsid w:val="DF5FFE1B"/>
    <w:rsid w:val="DF633CDC"/>
    <w:rsid w:val="DF781CC9"/>
    <w:rsid w:val="DF7FCE57"/>
    <w:rsid w:val="DF7FDEAF"/>
    <w:rsid w:val="DF9DBA8E"/>
    <w:rsid w:val="DF9FD7C0"/>
    <w:rsid w:val="DFADDC72"/>
    <w:rsid w:val="DFAF9F10"/>
    <w:rsid w:val="DFBB6318"/>
    <w:rsid w:val="DFC9959A"/>
    <w:rsid w:val="DFDB79E9"/>
    <w:rsid w:val="DFDB8AFF"/>
    <w:rsid w:val="DFDE753B"/>
    <w:rsid w:val="DFDECC15"/>
    <w:rsid w:val="DFE62E4D"/>
    <w:rsid w:val="DFEF7616"/>
    <w:rsid w:val="DFEFDE7F"/>
    <w:rsid w:val="DFF12E93"/>
    <w:rsid w:val="DFF58C33"/>
    <w:rsid w:val="DFF6FC82"/>
    <w:rsid w:val="DFFBB166"/>
    <w:rsid w:val="DFFD9F33"/>
    <w:rsid w:val="DFFF4CA3"/>
    <w:rsid w:val="DFFF4F05"/>
    <w:rsid w:val="DFFFFB70"/>
    <w:rsid w:val="E2AF5353"/>
    <w:rsid w:val="E3BB3415"/>
    <w:rsid w:val="E3EF1B3B"/>
    <w:rsid w:val="E3F65B5A"/>
    <w:rsid w:val="E3FDD061"/>
    <w:rsid w:val="E5BDA247"/>
    <w:rsid w:val="E5FFFF34"/>
    <w:rsid w:val="E7079701"/>
    <w:rsid w:val="E72581B2"/>
    <w:rsid w:val="E79CEE43"/>
    <w:rsid w:val="E7A792C1"/>
    <w:rsid w:val="E7AFB82A"/>
    <w:rsid w:val="E7BD4B78"/>
    <w:rsid w:val="E7CB2EE9"/>
    <w:rsid w:val="E7EFF59A"/>
    <w:rsid w:val="E7FE531C"/>
    <w:rsid w:val="E8EAE936"/>
    <w:rsid w:val="E8FFD827"/>
    <w:rsid w:val="E8FFFA92"/>
    <w:rsid w:val="E9ED8CFE"/>
    <w:rsid w:val="E9FB98EF"/>
    <w:rsid w:val="EAEFDFF2"/>
    <w:rsid w:val="EB9BE0B6"/>
    <w:rsid w:val="EBAF155A"/>
    <w:rsid w:val="EBD794B4"/>
    <w:rsid w:val="EBDF0683"/>
    <w:rsid w:val="EBE8248E"/>
    <w:rsid w:val="EBEB4551"/>
    <w:rsid w:val="EBFCEA3D"/>
    <w:rsid w:val="ED5A9078"/>
    <w:rsid w:val="ED756BA8"/>
    <w:rsid w:val="EDAF70ED"/>
    <w:rsid w:val="EDD3FB37"/>
    <w:rsid w:val="EDD83F0E"/>
    <w:rsid w:val="EDDF8E99"/>
    <w:rsid w:val="EDFB511F"/>
    <w:rsid w:val="EDFE92E0"/>
    <w:rsid w:val="EDFFB1E3"/>
    <w:rsid w:val="EDFFC98E"/>
    <w:rsid w:val="EE55D147"/>
    <w:rsid w:val="EE7E3F60"/>
    <w:rsid w:val="EEDB11B2"/>
    <w:rsid w:val="EEF7A480"/>
    <w:rsid w:val="EEF9F074"/>
    <w:rsid w:val="EEFEB333"/>
    <w:rsid w:val="EEFED430"/>
    <w:rsid w:val="EEFF4ED5"/>
    <w:rsid w:val="EEFF8000"/>
    <w:rsid w:val="EEFFC0CF"/>
    <w:rsid w:val="EF3D0A9D"/>
    <w:rsid w:val="EF515970"/>
    <w:rsid w:val="EF57CCA9"/>
    <w:rsid w:val="EF76B836"/>
    <w:rsid w:val="EF7D2AA9"/>
    <w:rsid w:val="EF7DEAD7"/>
    <w:rsid w:val="EF7E39B1"/>
    <w:rsid w:val="EF7F5469"/>
    <w:rsid w:val="EF8B3A5D"/>
    <w:rsid w:val="EF9F7F9E"/>
    <w:rsid w:val="EFB5B003"/>
    <w:rsid w:val="EFBC1E0F"/>
    <w:rsid w:val="EFBF185A"/>
    <w:rsid w:val="EFBF5455"/>
    <w:rsid w:val="EFBFDF6B"/>
    <w:rsid w:val="EFDCBE78"/>
    <w:rsid w:val="EFDF6E5C"/>
    <w:rsid w:val="EFDFD64E"/>
    <w:rsid w:val="EFE6FDC2"/>
    <w:rsid w:val="EFEAFE79"/>
    <w:rsid w:val="EFEBEDE6"/>
    <w:rsid w:val="EFEC6D7C"/>
    <w:rsid w:val="EFEE001A"/>
    <w:rsid w:val="EFEE8B16"/>
    <w:rsid w:val="EFEF6D76"/>
    <w:rsid w:val="EFF304B6"/>
    <w:rsid w:val="EFF9DD05"/>
    <w:rsid w:val="EFFD3188"/>
    <w:rsid w:val="EFFD9472"/>
    <w:rsid w:val="EFFEBB7C"/>
    <w:rsid w:val="EFFF3D69"/>
    <w:rsid w:val="F1BF80DA"/>
    <w:rsid w:val="F2BBAD7B"/>
    <w:rsid w:val="F2FF9F69"/>
    <w:rsid w:val="F33F2084"/>
    <w:rsid w:val="F34369D6"/>
    <w:rsid w:val="F35BD09F"/>
    <w:rsid w:val="F35F2600"/>
    <w:rsid w:val="F37E0775"/>
    <w:rsid w:val="F37EFE2B"/>
    <w:rsid w:val="F3AEEF4E"/>
    <w:rsid w:val="F3B7E53C"/>
    <w:rsid w:val="F3BDEB9E"/>
    <w:rsid w:val="F3BED924"/>
    <w:rsid w:val="F3BFAD27"/>
    <w:rsid w:val="F3CEF193"/>
    <w:rsid w:val="F3D99EF1"/>
    <w:rsid w:val="F3E70378"/>
    <w:rsid w:val="F3E7959E"/>
    <w:rsid w:val="F3EBEE6E"/>
    <w:rsid w:val="F4323EF6"/>
    <w:rsid w:val="F49C94B4"/>
    <w:rsid w:val="F50F1822"/>
    <w:rsid w:val="F5468C20"/>
    <w:rsid w:val="F5536737"/>
    <w:rsid w:val="F55ED7EB"/>
    <w:rsid w:val="F57D9A7E"/>
    <w:rsid w:val="F5BD6777"/>
    <w:rsid w:val="F5BDB5E4"/>
    <w:rsid w:val="F5CB9A13"/>
    <w:rsid w:val="F5DB338B"/>
    <w:rsid w:val="F5F725D5"/>
    <w:rsid w:val="F65DECC6"/>
    <w:rsid w:val="F65FD43F"/>
    <w:rsid w:val="F68F72D0"/>
    <w:rsid w:val="F6AE57FA"/>
    <w:rsid w:val="F6B7F797"/>
    <w:rsid w:val="F6BEA16B"/>
    <w:rsid w:val="F6CBEB21"/>
    <w:rsid w:val="F6EC4688"/>
    <w:rsid w:val="F6EF8FC9"/>
    <w:rsid w:val="F6EFA8F5"/>
    <w:rsid w:val="F6F3B42F"/>
    <w:rsid w:val="F6F5ACA2"/>
    <w:rsid w:val="F6F5FCF6"/>
    <w:rsid w:val="F6F7D836"/>
    <w:rsid w:val="F6FAB47E"/>
    <w:rsid w:val="F6FB9B5F"/>
    <w:rsid w:val="F6FE5DF1"/>
    <w:rsid w:val="F6FF9B8B"/>
    <w:rsid w:val="F71EE0EC"/>
    <w:rsid w:val="F739CDD6"/>
    <w:rsid w:val="F73FE18D"/>
    <w:rsid w:val="F74F0DE0"/>
    <w:rsid w:val="F74F1163"/>
    <w:rsid w:val="F75A7FEE"/>
    <w:rsid w:val="F76D7159"/>
    <w:rsid w:val="F77F402D"/>
    <w:rsid w:val="F7BD1B3F"/>
    <w:rsid w:val="F7BF2B4D"/>
    <w:rsid w:val="F7CBE961"/>
    <w:rsid w:val="F7CF6909"/>
    <w:rsid w:val="F7D55770"/>
    <w:rsid w:val="F7E7856D"/>
    <w:rsid w:val="F7EAB65D"/>
    <w:rsid w:val="F7F093E2"/>
    <w:rsid w:val="F7F31DAB"/>
    <w:rsid w:val="F7F3AA8F"/>
    <w:rsid w:val="F7F9EFBD"/>
    <w:rsid w:val="F7FAE6B5"/>
    <w:rsid w:val="F7FB0B8E"/>
    <w:rsid w:val="F7FF01FD"/>
    <w:rsid w:val="F7FFE209"/>
    <w:rsid w:val="F7FFE677"/>
    <w:rsid w:val="F81FBB78"/>
    <w:rsid w:val="F8B552AD"/>
    <w:rsid w:val="F8FEBDFE"/>
    <w:rsid w:val="F8FFA7B7"/>
    <w:rsid w:val="F97A02BB"/>
    <w:rsid w:val="F9AE2F09"/>
    <w:rsid w:val="F9BF5FB9"/>
    <w:rsid w:val="F9DE5B30"/>
    <w:rsid w:val="F9E3F601"/>
    <w:rsid w:val="F9F45E73"/>
    <w:rsid w:val="F9FD0FE1"/>
    <w:rsid w:val="F9FF0D6E"/>
    <w:rsid w:val="F9FF4AC1"/>
    <w:rsid w:val="FA2779B2"/>
    <w:rsid w:val="FA3F965A"/>
    <w:rsid w:val="FA5F07B7"/>
    <w:rsid w:val="FA7B11D8"/>
    <w:rsid w:val="FA9F6507"/>
    <w:rsid w:val="FABDB134"/>
    <w:rsid w:val="FABF8439"/>
    <w:rsid w:val="FACD2C13"/>
    <w:rsid w:val="FAE7E4BB"/>
    <w:rsid w:val="FAF6865F"/>
    <w:rsid w:val="FAFA1AED"/>
    <w:rsid w:val="FAFBD1B4"/>
    <w:rsid w:val="FAFE3386"/>
    <w:rsid w:val="FAFE8598"/>
    <w:rsid w:val="FB3FC624"/>
    <w:rsid w:val="FB45407D"/>
    <w:rsid w:val="FB4EFE90"/>
    <w:rsid w:val="FB71E876"/>
    <w:rsid w:val="FB7509F1"/>
    <w:rsid w:val="FB7A7C7C"/>
    <w:rsid w:val="FB7EAB6E"/>
    <w:rsid w:val="FB7F2A85"/>
    <w:rsid w:val="FB7FBDFC"/>
    <w:rsid w:val="FB7FD1BB"/>
    <w:rsid w:val="FB7FD777"/>
    <w:rsid w:val="FB8F7445"/>
    <w:rsid w:val="FBB92FF8"/>
    <w:rsid w:val="FBEBAC6B"/>
    <w:rsid w:val="FBEEEA65"/>
    <w:rsid w:val="FBEF1A5C"/>
    <w:rsid w:val="FBEF3629"/>
    <w:rsid w:val="FBF3E1CF"/>
    <w:rsid w:val="FBF66E6D"/>
    <w:rsid w:val="FBFDEF9E"/>
    <w:rsid w:val="FBFE2E68"/>
    <w:rsid w:val="FBFEC76D"/>
    <w:rsid w:val="FBFF61B2"/>
    <w:rsid w:val="FBFFA1D0"/>
    <w:rsid w:val="FBFFE2E8"/>
    <w:rsid w:val="FBFFE4F5"/>
    <w:rsid w:val="FBFFFD34"/>
    <w:rsid w:val="FC4FFDF3"/>
    <w:rsid w:val="FC52A0D7"/>
    <w:rsid w:val="FC6B2E3A"/>
    <w:rsid w:val="FC7C6226"/>
    <w:rsid w:val="FCAFBBB5"/>
    <w:rsid w:val="FCDBA256"/>
    <w:rsid w:val="FCDDCD55"/>
    <w:rsid w:val="FCE5CF1D"/>
    <w:rsid w:val="FCEDB92C"/>
    <w:rsid w:val="FCEE6856"/>
    <w:rsid w:val="FCFE55C5"/>
    <w:rsid w:val="FCFFBAD7"/>
    <w:rsid w:val="FD3D0472"/>
    <w:rsid w:val="FD3F9E12"/>
    <w:rsid w:val="FD6F20D1"/>
    <w:rsid w:val="FD7FA584"/>
    <w:rsid w:val="FD9F7607"/>
    <w:rsid w:val="FDB72693"/>
    <w:rsid w:val="FDBDD0C6"/>
    <w:rsid w:val="FDCF51A3"/>
    <w:rsid w:val="FDD3F26C"/>
    <w:rsid w:val="FDD9D423"/>
    <w:rsid w:val="FDE3466A"/>
    <w:rsid w:val="FDE68F21"/>
    <w:rsid w:val="FDE6C877"/>
    <w:rsid w:val="FDEAED2B"/>
    <w:rsid w:val="FDF7EE89"/>
    <w:rsid w:val="FDFB75DB"/>
    <w:rsid w:val="FDFE1DE9"/>
    <w:rsid w:val="FDFF1B61"/>
    <w:rsid w:val="FDFF1E5A"/>
    <w:rsid w:val="FDFF672C"/>
    <w:rsid w:val="FE339AEB"/>
    <w:rsid w:val="FE4D8F4C"/>
    <w:rsid w:val="FE6B7EDF"/>
    <w:rsid w:val="FE7E93CA"/>
    <w:rsid w:val="FE9B4F0F"/>
    <w:rsid w:val="FE9FEE5E"/>
    <w:rsid w:val="FEB60B39"/>
    <w:rsid w:val="FEBDDD7B"/>
    <w:rsid w:val="FECF356A"/>
    <w:rsid w:val="FECFE179"/>
    <w:rsid w:val="FEDD5BC5"/>
    <w:rsid w:val="FEDD72A1"/>
    <w:rsid w:val="FEDE6DA7"/>
    <w:rsid w:val="FEDF064E"/>
    <w:rsid w:val="FEEF3686"/>
    <w:rsid w:val="FEF1377C"/>
    <w:rsid w:val="FEF6A5C7"/>
    <w:rsid w:val="FEF7298C"/>
    <w:rsid w:val="FEFCC1ED"/>
    <w:rsid w:val="FEFD897F"/>
    <w:rsid w:val="FEFDA849"/>
    <w:rsid w:val="FEFDF8DA"/>
    <w:rsid w:val="FEFF7E16"/>
    <w:rsid w:val="FEFF8DD9"/>
    <w:rsid w:val="FEFFABF3"/>
    <w:rsid w:val="FF1FEEB2"/>
    <w:rsid w:val="FF2F5E33"/>
    <w:rsid w:val="FF2F6FC4"/>
    <w:rsid w:val="FF3A8C9E"/>
    <w:rsid w:val="FF3B70E4"/>
    <w:rsid w:val="FF3C37D6"/>
    <w:rsid w:val="FF3F4109"/>
    <w:rsid w:val="FF3F7139"/>
    <w:rsid w:val="FF4DE0AA"/>
    <w:rsid w:val="FF4E0679"/>
    <w:rsid w:val="FF4FECCE"/>
    <w:rsid w:val="FF6DBA10"/>
    <w:rsid w:val="FF6FD5A6"/>
    <w:rsid w:val="FF7A9E74"/>
    <w:rsid w:val="FF7BA76C"/>
    <w:rsid w:val="FF7BBF08"/>
    <w:rsid w:val="FF7F3D6C"/>
    <w:rsid w:val="FF878507"/>
    <w:rsid w:val="FF9D1833"/>
    <w:rsid w:val="FF9F6C2C"/>
    <w:rsid w:val="FFAF0696"/>
    <w:rsid w:val="FFBE2195"/>
    <w:rsid w:val="FFBF670A"/>
    <w:rsid w:val="FFCF4BC9"/>
    <w:rsid w:val="FFD5E1D1"/>
    <w:rsid w:val="FFD72943"/>
    <w:rsid w:val="FFD9E8A8"/>
    <w:rsid w:val="FFDA621E"/>
    <w:rsid w:val="FFDB4105"/>
    <w:rsid w:val="FFDDE747"/>
    <w:rsid w:val="FFDE8736"/>
    <w:rsid w:val="FFDEDA3D"/>
    <w:rsid w:val="FFDF0DD3"/>
    <w:rsid w:val="FFDF8648"/>
    <w:rsid w:val="FFDF8F50"/>
    <w:rsid w:val="FFDF9C2D"/>
    <w:rsid w:val="FFDFAA0F"/>
    <w:rsid w:val="FFDFCCB6"/>
    <w:rsid w:val="FFE65DA0"/>
    <w:rsid w:val="FFE6D555"/>
    <w:rsid w:val="FFE78415"/>
    <w:rsid w:val="FFEAE480"/>
    <w:rsid w:val="FFEB4E1B"/>
    <w:rsid w:val="FFECFA54"/>
    <w:rsid w:val="FFED07A0"/>
    <w:rsid w:val="FFEDA98B"/>
    <w:rsid w:val="FFEDF2E5"/>
    <w:rsid w:val="FFEEE5BD"/>
    <w:rsid w:val="FFEF4709"/>
    <w:rsid w:val="FFF33B48"/>
    <w:rsid w:val="FFF66BAC"/>
    <w:rsid w:val="FFF72486"/>
    <w:rsid w:val="FFF7AF2A"/>
    <w:rsid w:val="FFF7DF72"/>
    <w:rsid w:val="FFF7F37D"/>
    <w:rsid w:val="FFFB2F49"/>
    <w:rsid w:val="FFFBAA36"/>
    <w:rsid w:val="FFFBB055"/>
    <w:rsid w:val="FFFCBC0C"/>
    <w:rsid w:val="FFFE4A8E"/>
    <w:rsid w:val="FFFE6245"/>
    <w:rsid w:val="FFFE7456"/>
    <w:rsid w:val="FFFFA29D"/>
    <w:rsid w:val="FFFFAF83"/>
    <w:rsid w:val="FFFFB0B6"/>
    <w:rsid w:val="FFFFE9CA"/>
    <w:rsid w:val="00003C73"/>
    <w:rsid w:val="000047E9"/>
    <w:rsid w:val="000051F3"/>
    <w:rsid w:val="000055E2"/>
    <w:rsid w:val="00012518"/>
    <w:rsid w:val="00012FB5"/>
    <w:rsid w:val="00013DD7"/>
    <w:rsid w:val="000141C0"/>
    <w:rsid w:val="00014AA2"/>
    <w:rsid w:val="00020504"/>
    <w:rsid w:val="00022068"/>
    <w:rsid w:val="00023DD5"/>
    <w:rsid w:val="00025B5E"/>
    <w:rsid w:val="00025E76"/>
    <w:rsid w:val="000261EE"/>
    <w:rsid w:val="00026929"/>
    <w:rsid w:val="00031568"/>
    <w:rsid w:val="00036D34"/>
    <w:rsid w:val="00037A40"/>
    <w:rsid w:val="00040041"/>
    <w:rsid w:val="00040603"/>
    <w:rsid w:val="00043F3E"/>
    <w:rsid w:val="0004451E"/>
    <w:rsid w:val="00045125"/>
    <w:rsid w:val="00045159"/>
    <w:rsid w:val="0004549C"/>
    <w:rsid w:val="00045C8F"/>
    <w:rsid w:val="00047336"/>
    <w:rsid w:val="00051B58"/>
    <w:rsid w:val="000523D4"/>
    <w:rsid w:val="000539D2"/>
    <w:rsid w:val="00054DF2"/>
    <w:rsid w:val="00055605"/>
    <w:rsid w:val="00056CEE"/>
    <w:rsid w:val="00057116"/>
    <w:rsid w:val="000619F7"/>
    <w:rsid w:val="00061F9D"/>
    <w:rsid w:val="00064330"/>
    <w:rsid w:val="000661F0"/>
    <w:rsid w:val="00066262"/>
    <w:rsid w:val="00066E73"/>
    <w:rsid w:val="00070CD1"/>
    <w:rsid w:val="000735B9"/>
    <w:rsid w:val="00073782"/>
    <w:rsid w:val="000748A4"/>
    <w:rsid w:val="0008088E"/>
    <w:rsid w:val="0008354A"/>
    <w:rsid w:val="0008604A"/>
    <w:rsid w:val="00090CE5"/>
    <w:rsid w:val="00090D7C"/>
    <w:rsid w:val="00095699"/>
    <w:rsid w:val="0009667A"/>
    <w:rsid w:val="00097C6D"/>
    <w:rsid w:val="000A2239"/>
    <w:rsid w:val="000A49AC"/>
    <w:rsid w:val="000A74B8"/>
    <w:rsid w:val="000B2476"/>
    <w:rsid w:val="000B3B33"/>
    <w:rsid w:val="000C0043"/>
    <w:rsid w:val="000C0678"/>
    <w:rsid w:val="000C5594"/>
    <w:rsid w:val="000C5A66"/>
    <w:rsid w:val="000D087F"/>
    <w:rsid w:val="000D1450"/>
    <w:rsid w:val="000D1B21"/>
    <w:rsid w:val="000D2C13"/>
    <w:rsid w:val="000D464E"/>
    <w:rsid w:val="000D5BF9"/>
    <w:rsid w:val="000D68B5"/>
    <w:rsid w:val="000D6D43"/>
    <w:rsid w:val="000D71B9"/>
    <w:rsid w:val="000E2655"/>
    <w:rsid w:val="000F15A8"/>
    <w:rsid w:val="000F52A0"/>
    <w:rsid w:val="000F53A9"/>
    <w:rsid w:val="000F7597"/>
    <w:rsid w:val="000F77A9"/>
    <w:rsid w:val="0010108F"/>
    <w:rsid w:val="00101332"/>
    <w:rsid w:val="00101867"/>
    <w:rsid w:val="00106A4D"/>
    <w:rsid w:val="00115F84"/>
    <w:rsid w:val="0011600D"/>
    <w:rsid w:val="0012173F"/>
    <w:rsid w:val="001226E1"/>
    <w:rsid w:val="00122E61"/>
    <w:rsid w:val="001247B0"/>
    <w:rsid w:val="00126067"/>
    <w:rsid w:val="00126C19"/>
    <w:rsid w:val="00130578"/>
    <w:rsid w:val="00130930"/>
    <w:rsid w:val="001315CF"/>
    <w:rsid w:val="00132017"/>
    <w:rsid w:val="00132F5D"/>
    <w:rsid w:val="001349B6"/>
    <w:rsid w:val="00135023"/>
    <w:rsid w:val="00137C05"/>
    <w:rsid w:val="00142421"/>
    <w:rsid w:val="0014275A"/>
    <w:rsid w:val="00142C21"/>
    <w:rsid w:val="001439CD"/>
    <w:rsid w:val="001447E2"/>
    <w:rsid w:val="001469D0"/>
    <w:rsid w:val="00151380"/>
    <w:rsid w:val="00151914"/>
    <w:rsid w:val="00152C76"/>
    <w:rsid w:val="001574C9"/>
    <w:rsid w:val="00161869"/>
    <w:rsid w:val="00164A55"/>
    <w:rsid w:val="001660D0"/>
    <w:rsid w:val="00173A63"/>
    <w:rsid w:val="001740D5"/>
    <w:rsid w:val="00180891"/>
    <w:rsid w:val="00182C15"/>
    <w:rsid w:val="0018783D"/>
    <w:rsid w:val="00187A72"/>
    <w:rsid w:val="001966AF"/>
    <w:rsid w:val="00196AA4"/>
    <w:rsid w:val="001A3A4E"/>
    <w:rsid w:val="001B1F87"/>
    <w:rsid w:val="001B1F9F"/>
    <w:rsid w:val="001B3210"/>
    <w:rsid w:val="001B5497"/>
    <w:rsid w:val="001B6442"/>
    <w:rsid w:val="001B75EB"/>
    <w:rsid w:val="001C0A87"/>
    <w:rsid w:val="001C180A"/>
    <w:rsid w:val="001C2372"/>
    <w:rsid w:val="001C5698"/>
    <w:rsid w:val="001C7B7A"/>
    <w:rsid w:val="001D0EFD"/>
    <w:rsid w:val="001D12A6"/>
    <w:rsid w:val="001D3F4B"/>
    <w:rsid w:val="001D40D4"/>
    <w:rsid w:val="001D503B"/>
    <w:rsid w:val="001E2B6D"/>
    <w:rsid w:val="001E58DC"/>
    <w:rsid w:val="001E7763"/>
    <w:rsid w:val="001E78F9"/>
    <w:rsid w:val="001E7A32"/>
    <w:rsid w:val="002063CF"/>
    <w:rsid w:val="002070F6"/>
    <w:rsid w:val="00207D49"/>
    <w:rsid w:val="00210046"/>
    <w:rsid w:val="00216131"/>
    <w:rsid w:val="00216F22"/>
    <w:rsid w:val="00220C2A"/>
    <w:rsid w:val="002213AB"/>
    <w:rsid w:val="00221D41"/>
    <w:rsid w:val="00223E25"/>
    <w:rsid w:val="00227B53"/>
    <w:rsid w:val="00234A95"/>
    <w:rsid w:val="00235B3C"/>
    <w:rsid w:val="00240980"/>
    <w:rsid w:val="002416C6"/>
    <w:rsid w:val="00243D08"/>
    <w:rsid w:val="00246B00"/>
    <w:rsid w:val="00250BD9"/>
    <w:rsid w:val="00252E21"/>
    <w:rsid w:val="0025349D"/>
    <w:rsid w:val="00255262"/>
    <w:rsid w:val="00257280"/>
    <w:rsid w:val="0026530B"/>
    <w:rsid w:val="002660A9"/>
    <w:rsid w:val="002671CC"/>
    <w:rsid w:val="00267FB5"/>
    <w:rsid w:val="00271223"/>
    <w:rsid w:val="00273027"/>
    <w:rsid w:val="00273A6F"/>
    <w:rsid w:val="002812B9"/>
    <w:rsid w:val="00285DBB"/>
    <w:rsid w:val="00291ADD"/>
    <w:rsid w:val="00293E15"/>
    <w:rsid w:val="002A110F"/>
    <w:rsid w:val="002A1BB5"/>
    <w:rsid w:val="002A1F34"/>
    <w:rsid w:val="002A20B7"/>
    <w:rsid w:val="002B2A34"/>
    <w:rsid w:val="002B33A9"/>
    <w:rsid w:val="002B5757"/>
    <w:rsid w:val="002B63B4"/>
    <w:rsid w:val="002B71B5"/>
    <w:rsid w:val="002C2610"/>
    <w:rsid w:val="002C311E"/>
    <w:rsid w:val="002C5AFF"/>
    <w:rsid w:val="002C6C49"/>
    <w:rsid w:val="002D446A"/>
    <w:rsid w:val="002D75B3"/>
    <w:rsid w:val="002D7B1C"/>
    <w:rsid w:val="002E078B"/>
    <w:rsid w:val="002E2714"/>
    <w:rsid w:val="002E4D2D"/>
    <w:rsid w:val="002E767C"/>
    <w:rsid w:val="002E7D1D"/>
    <w:rsid w:val="002F2E50"/>
    <w:rsid w:val="002F5377"/>
    <w:rsid w:val="002F6EFF"/>
    <w:rsid w:val="002F6F0B"/>
    <w:rsid w:val="00301198"/>
    <w:rsid w:val="003023F2"/>
    <w:rsid w:val="003108A7"/>
    <w:rsid w:val="00311615"/>
    <w:rsid w:val="0031465C"/>
    <w:rsid w:val="003161BC"/>
    <w:rsid w:val="00320315"/>
    <w:rsid w:val="003219CE"/>
    <w:rsid w:val="00322DE3"/>
    <w:rsid w:val="0032404C"/>
    <w:rsid w:val="003248A3"/>
    <w:rsid w:val="00326755"/>
    <w:rsid w:val="00327D6A"/>
    <w:rsid w:val="00330507"/>
    <w:rsid w:val="0033188D"/>
    <w:rsid w:val="00335745"/>
    <w:rsid w:val="00335FA5"/>
    <w:rsid w:val="0034486A"/>
    <w:rsid w:val="003605E7"/>
    <w:rsid w:val="00363FCD"/>
    <w:rsid w:val="003644BE"/>
    <w:rsid w:val="00364BAB"/>
    <w:rsid w:val="00370140"/>
    <w:rsid w:val="00372F6E"/>
    <w:rsid w:val="00373DF5"/>
    <w:rsid w:val="003740B1"/>
    <w:rsid w:val="00375332"/>
    <w:rsid w:val="00375496"/>
    <w:rsid w:val="003813D3"/>
    <w:rsid w:val="00383A72"/>
    <w:rsid w:val="00387747"/>
    <w:rsid w:val="003935D3"/>
    <w:rsid w:val="003953C4"/>
    <w:rsid w:val="003A35AE"/>
    <w:rsid w:val="003A4052"/>
    <w:rsid w:val="003A4F2D"/>
    <w:rsid w:val="003A686A"/>
    <w:rsid w:val="003B0626"/>
    <w:rsid w:val="003B0DA2"/>
    <w:rsid w:val="003B2C30"/>
    <w:rsid w:val="003B2CB5"/>
    <w:rsid w:val="003B5233"/>
    <w:rsid w:val="003B568C"/>
    <w:rsid w:val="003B6158"/>
    <w:rsid w:val="003C04DB"/>
    <w:rsid w:val="003C303F"/>
    <w:rsid w:val="003C3290"/>
    <w:rsid w:val="003C6686"/>
    <w:rsid w:val="003D3A73"/>
    <w:rsid w:val="003D7D93"/>
    <w:rsid w:val="003E37A0"/>
    <w:rsid w:val="003E4027"/>
    <w:rsid w:val="003E6034"/>
    <w:rsid w:val="003E790D"/>
    <w:rsid w:val="003F2E8E"/>
    <w:rsid w:val="003F5958"/>
    <w:rsid w:val="003F6AE9"/>
    <w:rsid w:val="003F7307"/>
    <w:rsid w:val="00401B19"/>
    <w:rsid w:val="004025B7"/>
    <w:rsid w:val="0040727A"/>
    <w:rsid w:val="004106C3"/>
    <w:rsid w:val="00416DFE"/>
    <w:rsid w:val="0042693F"/>
    <w:rsid w:val="00427F54"/>
    <w:rsid w:val="00427F73"/>
    <w:rsid w:val="00433C10"/>
    <w:rsid w:val="004347FD"/>
    <w:rsid w:val="004403A8"/>
    <w:rsid w:val="0044108B"/>
    <w:rsid w:val="004456D5"/>
    <w:rsid w:val="00446E09"/>
    <w:rsid w:val="00447878"/>
    <w:rsid w:val="004516DC"/>
    <w:rsid w:val="00454446"/>
    <w:rsid w:val="00454831"/>
    <w:rsid w:val="00462D81"/>
    <w:rsid w:val="00464697"/>
    <w:rsid w:val="00464888"/>
    <w:rsid w:val="004708F0"/>
    <w:rsid w:val="00470C35"/>
    <w:rsid w:val="00472C89"/>
    <w:rsid w:val="004751D0"/>
    <w:rsid w:val="00476D78"/>
    <w:rsid w:val="00481EC2"/>
    <w:rsid w:val="00491E42"/>
    <w:rsid w:val="00494A54"/>
    <w:rsid w:val="004A00B0"/>
    <w:rsid w:val="004A4D2D"/>
    <w:rsid w:val="004A5022"/>
    <w:rsid w:val="004A71D9"/>
    <w:rsid w:val="004B172D"/>
    <w:rsid w:val="004B2D95"/>
    <w:rsid w:val="004B40EC"/>
    <w:rsid w:val="004B51E2"/>
    <w:rsid w:val="004C152D"/>
    <w:rsid w:val="004C2DA9"/>
    <w:rsid w:val="004C3952"/>
    <w:rsid w:val="004C658D"/>
    <w:rsid w:val="004C701C"/>
    <w:rsid w:val="004D6E1F"/>
    <w:rsid w:val="004D7114"/>
    <w:rsid w:val="004E2314"/>
    <w:rsid w:val="004E29B5"/>
    <w:rsid w:val="004E38A9"/>
    <w:rsid w:val="004E511E"/>
    <w:rsid w:val="004F0B0B"/>
    <w:rsid w:val="004F1B1B"/>
    <w:rsid w:val="004F4C9B"/>
    <w:rsid w:val="004F6F82"/>
    <w:rsid w:val="00501FAD"/>
    <w:rsid w:val="005056F8"/>
    <w:rsid w:val="0051109C"/>
    <w:rsid w:val="005156E7"/>
    <w:rsid w:val="00515ED6"/>
    <w:rsid w:val="00516C2B"/>
    <w:rsid w:val="005176E6"/>
    <w:rsid w:val="005247CF"/>
    <w:rsid w:val="00524E42"/>
    <w:rsid w:val="005261A5"/>
    <w:rsid w:val="00526349"/>
    <w:rsid w:val="00526A8F"/>
    <w:rsid w:val="005303F6"/>
    <w:rsid w:val="00534C51"/>
    <w:rsid w:val="0054318D"/>
    <w:rsid w:val="005437F7"/>
    <w:rsid w:val="0054463A"/>
    <w:rsid w:val="00552047"/>
    <w:rsid w:val="00554976"/>
    <w:rsid w:val="00554DFB"/>
    <w:rsid w:val="005604D1"/>
    <w:rsid w:val="005609AC"/>
    <w:rsid w:val="00561C92"/>
    <w:rsid w:val="00563014"/>
    <w:rsid w:val="00564022"/>
    <w:rsid w:val="00565BB6"/>
    <w:rsid w:val="00570816"/>
    <w:rsid w:val="0057356F"/>
    <w:rsid w:val="0057688C"/>
    <w:rsid w:val="00576CAE"/>
    <w:rsid w:val="00577751"/>
    <w:rsid w:val="005779D8"/>
    <w:rsid w:val="005850C0"/>
    <w:rsid w:val="00585187"/>
    <w:rsid w:val="005856F0"/>
    <w:rsid w:val="00586E48"/>
    <w:rsid w:val="00595323"/>
    <w:rsid w:val="005A00D0"/>
    <w:rsid w:val="005A0E3A"/>
    <w:rsid w:val="005A1FEE"/>
    <w:rsid w:val="005A31BD"/>
    <w:rsid w:val="005A33E9"/>
    <w:rsid w:val="005A34F7"/>
    <w:rsid w:val="005A3D0F"/>
    <w:rsid w:val="005A6712"/>
    <w:rsid w:val="005A7CBD"/>
    <w:rsid w:val="005B0655"/>
    <w:rsid w:val="005B4A77"/>
    <w:rsid w:val="005B4C54"/>
    <w:rsid w:val="005B74A9"/>
    <w:rsid w:val="005C04D4"/>
    <w:rsid w:val="005C2DBC"/>
    <w:rsid w:val="005C41EE"/>
    <w:rsid w:val="005C49D6"/>
    <w:rsid w:val="005C7895"/>
    <w:rsid w:val="005D1CFF"/>
    <w:rsid w:val="005D3619"/>
    <w:rsid w:val="005D5521"/>
    <w:rsid w:val="005E08DD"/>
    <w:rsid w:val="005E0A65"/>
    <w:rsid w:val="005E1B11"/>
    <w:rsid w:val="005E1E78"/>
    <w:rsid w:val="005E6471"/>
    <w:rsid w:val="005E780E"/>
    <w:rsid w:val="005F285E"/>
    <w:rsid w:val="005F2A79"/>
    <w:rsid w:val="005F3EA4"/>
    <w:rsid w:val="005F68F6"/>
    <w:rsid w:val="00602CEA"/>
    <w:rsid w:val="0060415F"/>
    <w:rsid w:val="00604205"/>
    <w:rsid w:val="006052FC"/>
    <w:rsid w:val="00606ECF"/>
    <w:rsid w:val="00616E92"/>
    <w:rsid w:val="006241DD"/>
    <w:rsid w:val="006263A6"/>
    <w:rsid w:val="006338FE"/>
    <w:rsid w:val="00637FD2"/>
    <w:rsid w:val="00641FD1"/>
    <w:rsid w:val="006420C0"/>
    <w:rsid w:val="0064263D"/>
    <w:rsid w:val="00645F89"/>
    <w:rsid w:val="00653965"/>
    <w:rsid w:val="00653FF1"/>
    <w:rsid w:val="006542A5"/>
    <w:rsid w:val="00655308"/>
    <w:rsid w:val="0065669E"/>
    <w:rsid w:val="006567B3"/>
    <w:rsid w:val="006577AB"/>
    <w:rsid w:val="00660302"/>
    <w:rsid w:val="00661220"/>
    <w:rsid w:val="00661605"/>
    <w:rsid w:val="00665CF4"/>
    <w:rsid w:val="006673B6"/>
    <w:rsid w:val="00670ED1"/>
    <w:rsid w:val="00671585"/>
    <w:rsid w:val="00671B9C"/>
    <w:rsid w:val="00673614"/>
    <w:rsid w:val="00673E46"/>
    <w:rsid w:val="006763E3"/>
    <w:rsid w:val="00677949"/>
    <w:rsid w:val="00681ABF"/>
    <w:rsid w:val="0068578F"/>
    <w:rsid w:val="0069099C"/>
    <w:rsid w:val="00692B0A"/>
    <w:rsid w:val="00695944"/>
    <w:rsid w:val="006A1A5C"/>
    <w:rsid w:val="006A2318"/>
    <w:rsid w:val="006A255A"/>
    <w:rsid w:val="006A2608"/>
    <w:rsid w:val="006A3500"/>
    <w:rsid w:val="006A361F"/>
    <w:rsid w:val="006A380B"/>
    <w:rsid w:val="006A3D10"/>
    <w:rsid w:val="006B71C7"/>
    <w:rsid w:val="006C10AB"/>
    <w:rsid w:val="006C2958"/>
    <w:rsid w:val="006C6AAC"/>
    <w:rsid w:val="006C7511"/>
    <w:rsid w:val="006C75FF"/>
    <w:rsid w:val="006C7F31"/>
    <w:rsid w:val="006D2F75"/>
    <w:rsid w:val="006D3450"/>
    <w:rsid w:val="006D5808"/>
    <w:rsid w:val="006D65B9"/>
    <w:rsid w:val="006D710B"/>
    <w:rsid w:val="006D763A"/>
    <w:rsid w:val="006E1A37"/>
    <w:rsid w:val="006E5C50"/>
    <w:rsid w:val="006E73BF"/>
    <w:rsid w:val="007002AF"/>
    <w:rsid w:val="00703EB4"/>
    <w:rsid w:val="007051D8"/>
    <w:rsid w:val="00706992"/>
    <w:rsid w:val="00707F39"/>
    <w:rsid w:val="007119CD"/>
    <w:rsid w:val="0071628A"/>
    <w:rsid w:val="007210CF"/>
    <w:rsid w:val="007235D5"/>
    <w:rsid w:val="007311D7"/>
    <w:rsid w:val="007334A2"/>
    <w:rsid w:val="00733C46"/>
    <w:rsid w:val="007345A1"/>
    <w:rsid w:val="00737944"/>
    <w:rsid w:val="0074118A"/>
    <w:rsid w:val="007426F5"/>
    <w:rsid w:val="007429DD"/>
    <w:rsid w:val="00747709"/>
    <w:rsid w:val="007477DA"/>
    <w:rsid w:val="00756294"/>
    <w:rsid w:val="00756A46"/>
    <w:rsid w:val="00756BE1"/>
    <w:rsid w:val="00757746"/>
    <w:rsid w:val="007578C7"/>
    <w:rsid w:val="0076358F"/>
    <w:rsid w:val="00766F29"/>
    <w:rsid w:val="007718BD"/>
    <w:rsid w:val="00771D4B"/>
    <w:rsid w:val="007835B6"/>
    <w:rsid w:val="007A3657"/>
    <w:rsid w:val="007A3B4F"/>
    <w:rsid w:val="007A4C73"/>
    <w:rsid w:val="007A5570"/>
    <w:rsid w:val="007B1D0F"/>
    <w:rsid w:val="007B25A5"/>
    <w:rsid w:val="007C025F"/>
    <w:rsid w:val="007C0B99"/>
    <w:rsid w:val="007C1F66"/>
    <w:rsid w:val="007C24ED"/>
    <w:rsid w:val="007C2D22"/>
    <w:rsid w:val="007C5F05"/>
    <w:rsid w:val="007C6711"/>
    <w:rsid w:val="007D0EA3"/>
    <w:rsid w:val="007D101C"/>
    <w:rsid w:val="007D1992"/>
    <w:rsid w:val="007D5E3F"/>
    <w:rsid w:val="007D625E"/>
    <w:rsid w:val="007D6FDE"/>
    <w:rsid w:val="007E24CD"/>
    <w:rsid w:val="007E796D"/>
    <w:rsid w:val="007F2C26"/>
    <w:rsid w:val="007F5C9F"/>
    <w:rsid w:val="007F5F21"/>
    <w:rsid w:val="007F6B6C"/>
    <w:rsid w:val="008016D9"/>
    <w:rsid w:val="00801CA0"/>
    <w:rsid w:val="0080642E"/>
    <w:rsid w:val="008103B1"/>
    <w:rsid w:val="0081142A"/>
    <w:rsid w:val="008140D1"/>
    <w:rsid w:val="00814A38"/>
    <w:rsid w:val="008167C5"/>
    <w:rsid w:val="00816B3E"/>
    <w:rsid w:val="00817B9D"/>
    <w:rsid w:val="00822DE4"/>
    <w:rsid w:val="00823389"/>
    <w:rsid w:val="00824AC0"/>
    <w:rsid w:val="00825013"/>
    <w:rsid w:val="00832131"/>
    <w:rsid w:val="008345EC"/>
    <w:rsid w:val="0083617A"/>
    <w:rsid w:val="00836493"/>
    <w:rsid w:val="00836A10"/>
    <w:rsid w:val="00841886"/>
    <w:rsid w:val="00843242"/>
    <w:rsid w:val="0084424B"/>
    <w:rsid w:val="008442BA"/>
    <w:rsid w:val="00845DEE"/>
    <w:rsid w:val="0084647C"/>
    <w:rsid w:val="00851838"/>
    <w:rsid w:val="0085241A"/>
    <w:rsid w:val="008536C3"/>
    <w:rsid w:val="00855BB8"/>
    <w:rsid w:val="008565AA"/>
    <w:rsid w:val="0085763B"/>
    <w:rsid w:val="00867128"/>
    <w:rsid w:val="0087180C"/>
    <w:rsid w:val="00872449"/>
    <w:rsid w:val="00880078"/>
    <w:rsid w:val="00880D3B"/>
    <w:rsid w:val="00883257"/>
    <w:rsid w:val="00885B7A"/>
    <w:rsid w:val="0088705C"/>
    <w:rsid w:val="00896628"/>
    <w:rsid w:val="008A03DB"/>
    <w:rsid w:val="008A1BE0"/>
    <w:rsid w:val="008A6001"/>
    <w:rsid w:val="008A6376"/>
    <w:rsid w:val="008B3EED"/>
    <w:rsid w:val="008B45EF"/>
    <w:rsid w:val="008B7450"/>
    <w:rsid w:val="008C1A6A"/>
    <w:rsid w:val="008C3ABC"/>
    <w:rsid w:val="008C429A"/>
    <w:rsid w:val="008D2208"/>
    <w:rsid w:val="008D2F6C"/>
    <w:rsid w:val="008D313E"/>
    <w:rsid w:val="008D3350"/>
    <w:rsid w:val="008D5797"/>
    <w:rsid w:val="008D7ADB"/>
    <w:rsid w:val="008D7BCF"/>
    <w:rsid w:val="008E1136"/>
    <w:rsid w:val="008E2F61"/>
    <w:rsid w:val="008E6312"/>
    <w:rsid w:val="008E6342"/>
    <w:rsid w:val="008F0D60"/>
    <w:rsid w:val="008F5526"/>
    <w:rsid w:val="008F700E"/>
    <w:rsid w:val="008F7F8C"/>
    <w:rsid w:val="00901BFC"/>
    <w:rsid w:val="00907071"/>
    <w:rsid w:val="00916A3D"/>
    <w:rsid w:val="00917DDD"/>
    <w:rsid w:val="00920F24"/>
    <w:rsid w:val="009221CC"/>
    <w:rsid w:val="00930C37"/>
    <w:rsid w:val="00930E48"/>
    <w:rsid w:val="0093107E"/>
    <w:rsid w:val="0093547F"/>
    <w:rsid w:val="00935561"/>
    <w:rsid w:val="00940047"/>
    <w:rsid w:val="00941334"/>
    <w:rsid w:val="009419F6"/>
    <w:rsid w:val="00941B84"/>
    <w:rsid w:val="00942C6B"/>
    <w:rsid w:val="00944F6B"/>
    <w:rsid w:val="00947B36"/>
    <w:rsid w:val="00953095"/>
    <w:rsid w:val="00953724"/>
    <w:rsid w:val="009550E2"/>
    <w:rsid w:val="00956F03"/>
    <w:rsid w:val="00963B92"/>
    <w:rsid w:val="00966C89"/>
    <w:rsid w:val="009718EE"/>
    <w:rsid w:val="00972C66"/>
    <w:rsid w:val="009730A3"/>
    <w:rsid w:val="009743EC"/>
    <w:rsid w:val="00981F4D"/>
    <w:rsid w:val="009837D1"/>
    <w:rsid w:val="00983EE5"/>
    <w:rsid w:val="00987802"/>
    <w:rsid w:val="00991509"/>
    <w:rsid w:val="0099180D"/>
    <w:rsid w:val="00993871"/>
    <w:rsid w:val="00993B21"/>
    <w:rsid w:val="00997CBD"/>
    <w:rsid w:val="009A56FB"/>
    <w:rsid w:val="009A608F"/>
    <w:rsid w:val="009A6BCB"/>
    <w:rsid w:val="009B0C66"/>
    <w:rsid w:val="009B1BD2"/>
    <w:rsid w:val="009C0BB7"/>
    <w:rsid w:val="009C123E"/>
    <w:rsid w:val="009C17DB"/>
    <w:rsid w:val="009C7035"/>
    <w:rsid w:val="009C7214"/>
    <w:rsid w:val="009D07D8"/>
    <w:rsid w:val="009D4410"/>
    <w:rsid w:val="009D6347"/>
    <w:rsid w:val="009D6C9D"/>
    <w:rsid w:val="009D78C8"/>
    <w:rsid w:val="009D7ED3"/>
    <w:rsid w:val="009E1ABC"/>
    <w:rsid w:val="009E3318"/>
    <w:rsid w:val="009E33D2"/>
    <w:rsid w:val="009E38B2"/>
    <w:rsid w:val="009E75C6"/>
    <w:rsid w:val="009F2A85"/>
    <w:rsid w:val="009F2CFF"/>
    <w:rsid w:val="009F46A9"/>
    <w:rsid w:val="009F6A40"/>
    <w:rsid w:val="009F739E"/>
    <w:rsid w:val="00A00C94"/>
    <w:rsid w:val="00A11F03"/>
    <w:rsid w:val="00A12B43"/>
    <w:rsid w:val="00A14927"/>
    <w:rsid w:val="00A16BD5"/>
    <w:rsid w:val="00A17DC5"/>
    <w:rsid w:val="00A20D54"/>
    <w:rsid w:val="00A25693"/>
    <w:rsid w:val="00A25F74"/>
    <w:rsid w:val="00A269C1"/>
    <w:rsid w:val="00A30778"/>
    <w:rsid w:val="00A30921"/>
    <w:rsid w:val="00A3184F"/>
    <w:rsid w:val="00A32254"/>
    <w:rsid w:val="00A325E4"/>
    <w:rsid w:val="00A37657"/>
    <w:rsid w:val="00A37D3C"/>
    <w:rsid w:val="00A41849"/>
    <w:rsid w:val="00A44348"/>
    <w:rsid w:val="00A46164"/>
    <w:rsid w:val="00A46521"/>
    <w:rsid w:val="00A46587"/>
    <w:rsid w:val="00A46C0A"/>
    <w:rsid w:val="00A51271"/>
    <w:rsid w:val="00A517C2"/>
    <w:rsid w:val="00A5277F"/>
    <w:rsid w:val="00A5294A"/>
    <w:rsid w:val="00A54193"/>
    <w:rsid w:val="00A541AF"/>
    <w:rsid w:val="00A555C3"/>
    <w:rsid w:val="00A558A2"/>
    <w:rsid w:val="00A60B40"/>
    <w:rsid w:val="00A60C73"/>
    <w:rsid w:val="00A6223C"/>
    <w:rsid w:val="00A66D64"/>
    <w:rsid w:val="00A73A1C"/>
    <w:rsid w:val="00A7482D"/>
    <w:rsid w:val="00A75E37"/>
    <w:rsid w:val="00A80D7E"/>
    <w:rsid w:val="00A8126F"/>
    <w:rsid w:val="00A853EE"/>
    <w:rsid w:val="00A916BD"/>
    <w:rsid w:val="00A937C8"/>
    <w:rsid w:val="00A93D6A"/>
    <w:rsid w:val="00A9401F"/>
    <w:rsid w:val="00A941C6"/>
    <w:rsid w:val="00A946B7"/>
    <w:rsid w:val="00A9605D"/>
    <w:rsid w:val="00AA523E"/>
    <w:rsid w:val="00AA52EF"/>
    <w:rsid w:val="00AA5758"/>
    <w:rsid w:val="00AA5770"/>
    <w:rsid w:val="00AA68CB"/>
    <w:rsid w:val="00AA68F3"/>
    <w:rsid w:val="00AA6EB0"/>
    <w:rsid w:val="00AB077B"/>
    <w:rsid w:val="00AB1075"/>
    <w:rsid w:val="00AB10FB"/>
    <w:rsid w:val="00AB2419"/>
    <w:rsid w:val="00AB256E"/>
    <w:rsid w:val="00AB4E36"/>
    <w:rsid w:val="00AB6E03"/>
    <w:rsid w:val="00AB7A0B"/>
    <w:rsid w:val="00AC1CCF"/>
    <w:rsid w:val="00AC281D"/>
    <w:rsid w:val="00AC2C11"/>
    <w:rsid w:val="00AC3920"/>
    <w:rsid w:val="00AC410F"/>
    <w:rsid w:val="00AC4407"/>
    <w:rsid w:val="00AD189A"/>
    <w:rsid w:val="00AD509B"/>
    <w:rsid w:val="00AD576D"/>
    <w:rsid w:val="00AD7044"/>
    <w:rsid w:val="00AD7652"/>
    <w:rsid w:val="00AE2820"/>
    <w:rsid w:val="00AE2974"/>
    <w:rsid w:val="00AE504A"/>
    <w:rsid w:val="00AF07E1"/>
    <w:rsid w:val="00AF28D6"/>
    <w:rsid w:val="00AF43AB"/>
    <w:rsid w:val="00AF70C5"/>
    <w:rsid w:val="00B01384"/>
    <w:rsid w:val="00B03309"/>
    <w:rsid w:val="00B135CA"/>
    <w:rsid w:val="00B14DFC"/>
    <w:rsid w:val="00B15489"/>
    <w:rsid w:val="00B1626C"/>
    <w:rsid w:val="00B176C2"/>
    <w:rsid w:val="00B17ACB"/>
    <w:rsid w:val="00B22B0B"/>
    <w:rsid w:val="00B246EF"/>
    <w:rsid w:val="00B24F36"/>
    <w:rsid w:val="00B25109"/>
    <w:rsid w:val="00B262C9"/>
    <w:rsid w:val="00B26DD6"/>
    <w:rsid w:val="00B272B8"/>
    <w:rsid w:val="00B27E2E"/>
    <w:rsid w:val="00B3007D"/>
    <w:rsid w:val="00B30B9B"/>
    <w:rsid w:val="00B323F1"/>
    <w:rsid w:val="00B32E65"/>
    <w:rsid w:val="00B333A2"/>
    <w:rsid w:val="00B40B24"/>
    <w:rsid w:val="00B41125"/>
    <w:rsid w:val="00B44606"/>
    <w:rsid w:val="00B457F8"/>
    <w:rsid w:val="00B46A43"/>
    <w:rsid w:val="00B50F58"/>
    <w:rsid w:val="00B57C35"/>
    <w:rsid w:val="00B603C8"/>
    <w:rsid w:val="00B643BF"/>
    <w:rsid w:val="00B64B8B"/>
    <w:rsid w:val="00B67885"/>
    <w:rsid w:val="00B67888"/>
    <w:rsid w:val="00B713B2"/>
    <w:rsid w:val="00B714AA"/>
    <w:rsid w:val="00B73861"/>
    <w:rsid w:val="00B73FCE"/>
    <w:rsid w:val="00B75708"/>
    <w:rsid w:val="00B83BF3"/>
    <w:rsid w:val="00B9169E"/>
    <w:rsid w:val="00B9271B"/>
    <w:rsid w:val="00B93C70"/>
    <w:rsid w:val="00B977DD"/>
    <w:rsid w:val="00BA7A1C"/>
    <w:rsid w:val="00BB0181"/>
    <w:rsid w:val="00BB1E0F"/>
    <w:rsid w:val="00BB357B"/>
    <w:rsid w:val="00BB4D16"/>
    <w:rsid w:val="00BB5E32"/>
    <w:rsid w:val="00BB7722"/>
    <w:rsid w:val="00BC04A5"/>
    <w:rsid w:val="00BC07A9"/>
    <w:rsid w:val="00BC1261"/>
    <w:rsid w:val="00BC1801"/>
    <w:rsid w:val="00BC535E"/>
    <w:rsid w:val="00BC5C22"/>
    <w:rsid w:val="00BD0C66"/>
    <w:rsid w:val="00BD1F66"/>
    <w:rsid w:val="00BD34AF"/>
    <w:rsid w:val="00BD3E5E"/>
    <w:rsid w:val="00BD6FFC"/>
    <w:rsid w:val="00BE2A72"/>
    <w:rsid w:val="00BE2F95"/>
    <w:rsid w:val="00BE5503"/>
    <w:rsid w:val="00BF0B14"/>
    <w:rsid w:val="00BF3F65"/>
    <w:rsid w:val="00BF4B5D"/>
    <w:rsid w:val="00BF6156"/>
    <w:rsid w:val="00C0011D"/>
    <w:rsid w:val="00C01334"/>
    <w:rsid w:val="00C01519"/>
    <w:rsid w:val="00C031C1"/>
    <w:rsid w:val="00C07220"/>
    <w:rsid w:val="00C11318"/>
    <w:rsid w:val="00C13C1C"/>
    <w:rsid w:val="00C14EE0"/>
    <w:rsid w:val="00C16CF3"/>
    <w:rsid w:val="00C170EE"/>
    <w:rsid w:val="00C17F41"/>
    <w:rsid w:val="00C23A11"/>
    <w:rsid w:val="00C248C8"/>
    <w:rsid w:val="00C26E08"/>
    <w:rsid w:val="00C27708"/>
    <w:rsid w:val="00C27B29"/>
    <w:rsid w:val="00C3439F"/>
    <w:rsid w:val="00C34D63"/>
    <w:rsid w:val="00C43755"/>
    <w:rsid w:val="00C43E60"/>
    <w:rsid w:val="00C47D3A"/>
    <w:rsid w:val="00C500D5"/>
    <w:rsid w:val="00C520B7"/>
    <w:rsid w:val="00C60F27"/>
    <w:rsid w:val="00C66FB4"/>
    <w:rsid w:val="00C67912"/>
    <w:rsid w:val="00C71CE1"/>
    <w:rsid w:val="00C72879"/>
    <w:rsid w:val="00C7529C"/>
    <w:rsid w:val="00C7679E"/>
    <w:rsid w:val="00C7779F"/>
    <w:rsid w:val="00C80408"/>
    <w:rsid w:val="00C8256C"/>
    <w:rsid w:val="00C844BB"/>
    <w:rsid w:val="00C90EBA"/>
    <w:rsid w:val="00C94FED"/>
    <w:rsid w:val="00C95CED"/>
    <w:rsid w:val="00C97CF3"/>
    <w:rsid w:val="00CA4A89"/>
    <w:rsid w:val="00CB1EF6"/>
    <w:rsid w:val="00CB502D"/>
    <w:rsid w:val="00CB515D"/>
    <w:rsid w:val="00CB5BBF"/>
    <w:rsid w:val="00CC7267"/>
    <w:rsid w:val="00CD24B2"/>
    <w:rsid w:val="00CD31EC"/>
    <w:rsid w:val="00CD4228"/>
    <w:rsid w:val="00CD534F"/>
    <w:rsid w:val="00CE0300"/>
    <w:rsid w:val="00CE0ED3"/>
    <w:rsid w:val="00CE3826"/>
    <w:rsid w:val="00CE5158"/>
    <w:rsid w:val="00CF1389"/>
    <w:rsid w:val="00CF31E6"/>
    <w:rsid w:val="00D015A9"/>
    <w:rsid w:val="00D017EF"/>
    <w:rsid w:val="00D03114"/>
    <w:rsid w:val="00D049BC"/>
    <w:rsid w:val="00D05DE2"/>
    <w:rsid w:val="00D065B1"/>
    <w:rsid w:val="00D12A36"/>
    <w:rsid w:val="00D13E9C"/>
    <w:rsid w:val="00D1462A"/>
    <w:rsid w:val="00D1585B"/>
    <w:rsid w:val="00D20999"/>
    <w:rsid w:val="00D21F37"/>
    <w:rsid w:val="00D2339F"/>
    <w:rsid w:val="00D234D0"/>
    <w:rsid w:val="00D235FD"/>
    <w:rsid w:val="00D24C88"/>
    <w:rsid w:val="00D26B9B"/>
    <w:rsid w:val="00D32899"/>
    <w:rsid w:val="00D3343F"/>
    <w:rsid w:val="00D334F1"/>
    <w:rsid w:val="00D351EC"/>
    <w:rsid w:val="00D36F39"/>
    <w:rsid w:val="00D4071F"/>
    <w:rsid w:val="00D46252"/>
    <w:rsid w:val="00D5279C"/>
    <w:rsid w:val="00D53CE1"/>
    <w:rsid w:val="00D55894"/>
    <w:rsid w:val="00D5622B"/>
    <w:rsid w:val="00D56AFA"/>
    <w:rsid w:val="00D57998"/>
    <w:rsid w:val="00D606F5"/>
    <w:rsid w:val="00D61485"/>
    <w:rsid w:val="00D6292F"/>
    <w:rsid w:val="00D63461"/>
    <w:rsid w:val="00D66BCC"/>
    <w:rsid w:val="00D73343"/>
    <w:rsid w:val="00D76543"/>
    <w:rsid w:val="00D829BE"/>
    <w:rsid w:val="00D837A3"/>
    <w:rsid w:val="00D8403B"/>
    <w:rsid w:val="00D8674E"/>
    <w:rsid w:val="00D8755A"/>
    <w:rsid w:val="00D90600"/>
    <w:rsid w:val="00D92463"/>
    <w:rsid w:val="00D93D29"/>
    <w:rsid w:val="00D971B0"/>
    <w:rsid w:val="00DA1AA4"/>
    <w:rsid w:val="00DA2621"/>
    <w:rsid w:val="00DA2BED"/>
    <w:rsid w:val="00DA308A"/>
    <w:rsid w:val="00DA4E80"/>
    <w:rsid w:val="00DA5CDC"/>
    <w:rsid w:val="00DA791F"/>
    <w:rsid w:val="00DB2FF2"/>
    <w:rsid w:val="00DB68E6"/>
    <w:rsid w:val="00DB743D"/>
    <w:rsid w:val="00DC0E7B"/>
    <w:rsid w:val="00DC2153"/>
    <w:rsid w:val="00DC4C90"/>
    <w:rsid w:val="00DC5244"/>
    <w:rsid w:val="00DC6AED"/>
    <w:rsid w:val="00DC7A7C"/>
    <w:rsid w:val="00DD4E08"/>
    <w:rsid w:val="00DE1175"/>
    <w:rsid w:val="00DE313B"/>
    <w:rsid w:val="00DE47F3"/>
    <w:rsid w:val="00DE48EC"/>
    <w:rsid w:val="00DE5650"/>
    <w:rsid w:val="00DE5C2B"/>
    <w:rsid w:val="00DE670E"/>
    <w:rsid w:val="00DF0284"/>
    <w:rsid w:val="00DF0465"/>
    <w:rsid w:val="00DF1E51"/>
    <w:rsid w:val="00DF3A6F"/>
    <w:rsid w:val="00DF60E7"/>
    <w:rsid w:val="00DF6370"/>
    <w:rsid w:val="00DF6B55"/>
    <w:rsid w:val="00E01101"/>
    <w:rsid w:val="00E024BC"/>
    <w:rsid w:val="00E05939"/>
    <w:rsid w:val="00E10B06"/>
    <w:rsid w:val="00E161F7"/>
    <w:rsid w:val="00E17864"/>
    <w:rsid w:val="00E23467"/>
    <w:rsid w:val="00E23885"/>
    <w:rsid w:val="00E25547"/>
    <w:rsid w:val="00E25B07"/>
    <w:rsid w:val="00E32961"/>
    <w:rsid w:val="00E32EBF"/>
    <w:rsid w:val="00E333D9"/>
    <w:rsid w:val="00E33502"/>
    <w:rsid w:val="00E33534"/>
    <w:rsid w:val="00E40762"/>
    <w:rsid w:val="00E55D1B"/>
    <w:rsid w:val="00E55D6E"/>
    <w:rsid w:val="00E5659C"/>
    <w:rsid w:val="00E56926"/>
    <w:rsid w:val="00E607AE"/>
    <w:rsid w:val="00E70757"/>
    <w:rsid w:val="00E70DAE"/>
    <w:rsid w:val="00E72168"/>
    <w:rsid w:val="00E7287A"/>
    <w:rsid w:val="00E74F34"/>
    <w:rsid w:val="00E774FD"/>
    <w:rsid w:val="00E85AFE"/>
    <w:rsid w:val="00E9084F"/>
    <w:rsid w:val="00E963C3"/>
    <w:rsid w:val="00EA000F"/>
    <w:rsid w:val="00EA1E41"/>
    <w:rsid w:val="00EA2E09"/>
    <w:rsid w:val="00EA3B95"/>
    <w:rsid w:val="00EA53E0"/>
    <w:rsid w:val="00EA544C"/>
    <w:rsid w:val="00EB18EB"/>
    <w:rsid w:val="00EB5C5A"/>
    <w:rsid w:val="00EB6959"/>
    <w:rsid w:val="00EB7576"/>
    <w:rsid w:val="00EC0F10"/>
    <w:rsid w:val="00EC44B1"/>
    <w:rsid w:val="00EC462B"/>
    <w:rsid w:val="00EC5E71"/>
    <w:rsid w:val="00EC672E"/>
    <w:rsid w:val="00EC697D"/>
    <w:rsid w:val="00EC7AE2"/>
    <w:rsid w:val="00ED0550"/>
    <w:rsid w:val="00ED1597"/>
    <w:rsid w:val="00ED28FC"/>
    <w:rsid w:val="00ED2E97"/>
    <w:rsid w:val="00ED65F3"/>
    <w:rsid w:val="00EE2437"/>
    <w:rsid w:val="00EE6447"/>
    <w:rsid w:val="00EF0707"/>
    <w:rsid w:val="00EF3D62"/>
    <w:rsid w:val="00EF7B21"/>
    <w:rsid w:val="00F00723"/>
    <w:rsid w:val="00F05CD2"/>
    <w:rsid w:val="00F05F05"/>
    <w:rsid w:val="00F0622B"/>
    <w:rsid w:val="00F072C6"/>
    <w:rsid w:val="00F10886"/>
    <w:rsid w:val="00F13306"/>
    <w:rsid w:val="00F14172"/>
    <w:rsid w:val="00F14892"/>
    <w:rsid w:val="00F155D8"/>
    <w:rsid w:val="00F15789"/>
    <w:rsid w:val="00F16A82"/>
    <w:rsid w:val="00F172B4"/>
    <w:rsid w:val="00F20AFA"/>
    <w:rsid w:val="00F221CE"/>
    <w:rsid w:val="00F228E6"/>
    <w:rsid w:val="00F25461"/>
    <w:rsid w:val="00F32980"/>
    <w:rsid w:val="00F34F0A"/>
    <w:rsid w:val="00F36772"/>
    <w:rsid w:val="00F3702C"/>
    <w:rsid w:val="00F3718F"/>
    <w:rsid w:val="00F42F3A"/>
    <w:rsid w:val="00F4388D"/>
    <w:rsid w:val="00F45844"/>
    <w:rsid w:val="00F4610C"/>
    <w:rsid w:val="00F5255C"/>
    <w:rsid w:val="00F53AF6"/>
    <w:rsid w:val="00F5521E"/>
    <w:rsid w:val="00F60BEE"/>
    <w:rsid w:val="00F62239"/>
    <w:rsid w:val="00F637DB"/>
    <w:rsid w:val="00F647D4"/>
    <w:rsid w:val="00F64F0D"/>
    <w:rsid w:val="00F7068C"/>
    <w:rsid w:val="00F719EE"/>
    <w:rsid w:val="00F72453"/>
    <w:rsid w:val="00F7476A"/>
    <w:rsid w:val="00F750D7"/>
    <w:rsid w:val="00F759F6"/>
    <w:rsid w:val="00F77B0E"/>
    <w:rsid w:val="00F806C7"/>
    <w:rsid w:val="00F80F91"/>
    <w:rsid w:val="00F812D6"/>
    <w:rsid w:val="00F821BE"/>
    <w:rsid w:val="00F84EB8"/>
    <w:rsid w:val="00F871AD"/>
    <w:rsid w:val="00F875D0"/>
    <w:rsid w:val="00F879FE"/>
    <w:rsid w:val="00F91ED6"/>
    <w:rsid w:val="00F934AE"/>
    <w:rsid w:val="00F93964"/>
    <w:rsid w:val="00F940A7"/>
    <w:rsid w:val="00F94773"/>
    <w:rsid w:val="00F96578"/>
    <w:rsid w:val="00F97D77"/>
    <w:rsid w:val="00FA0977"/>
    <w:rsid w:val="00FA4D4C"/>
    <w:rsid w:val="00FA53CF"/>
    <w:rsid w:val="00FA713F"/>
    <w:rsid w:val="00FB04DC"/>
    <w:rsid w:val="00FB2DFD"/>
    <w:rsid w:val="00FB2F71"/>
    <w:rsid w:val="00FB5D69"/>
    <w:rsid w:val="00FC074B"/>
    <w:rsid w:val="00FC10BA"/>
    <w:rsid w:val="00FC7E71"/>
    <w:rsid w:val="00FD0049"/>
    <w:rsid w:val="00FD0B61"/>
    <w:rsid w:val="00FE08CE"/>
    <w:rsid w:val="00FE1D7A"/>
    <w:rsid w:val="00FE2B4B"/>
    <w:rsid w:val="00FE3DFE"/>
    <w:rsid w:val="00FE41C8"/>
    <w:rsid w:val="00FE5230"/>
    <w:rsid w:val="00FF3415"/>
    <w:rsid w:val="00FF3BE1"/>
    <w:rsid w:val="00FF580D"/>
    <w:rsid w:val="00FF5CED"/>
    <w:rsid w:val="0BF7AB73"/>
    <w:rsid w:val="0DFF6F0E"/>
    <w:rsid w:val="0FDF63B9"/>
    <w:rsid w:val="0FED08CA"/>
    <w:rsid w:val="0FFF23B4"/>
    <w:rsid w:val="12FF6E47"/>
    <w:rsid w:val="13FE89D1"/>
    <w:rsid w:val="17BF61A3"/>
    <w:rsid w:val="17FB2A0A"/>
    <w:rsid w:val="191E9A54"/>
    <w:rsid w:val="1B7D1863"/>
    <w:rsid w:val="1BDF4E33"/>
    <w:rsid w:val="1BF71863"/>
    <w:rsid w:val="1D7E8136"/>
    <w:rsid w:val="1EB5155B"/>
    <w:rsid w:val="1EE7ECB4"/>
    <w:rsid w:val="1F39972D"/>
    <w:rsid w:val="1FB71E92"/>
    <w:rsid w:val="1FCEF4DE"/>
    <w:rsid w:val="1FDF6325"/>
    <w:rsid w:val="1FEC146D"/>
    <w:rsid w:val="1FF79F30"/>
    <w:rsid w:val="26F99186"/>
    <w:rsid w:val="277B6A42"/>
    <w:rsid w:val="27A82542"/>
    <w:rsid w:val="27C47549"/>
    <w:rsid w:val="2AD835A6"/>
    <w:rsid w:val="2C9756A0"/>
    <w:rsid w:val="2CDD1A62"/>
    <w:rsid w:val="2CF268C8"/>
    <w:rsid w:val="2CF354B4"/>
    <w:rsid w:val="2D7D9C82"/>
    <w:rsid w:val="2DBF4A8F"/>
    <w:rsid w:val="2DF71F61"/>
    <w:rsid w:val="2F7DEDE8"/>
    <w:rsid w:val="2FBD7744"/>
    <w:rsid w:val="2FDE3AD7"/>
    <w:rsid w:val="2FE7F85B"/>
    <w:rsid w:val="2FFFE1A1"/>
    <w:rsid w:val="30DDC564"/>
    <w:rsid w:val="317838FB"/>
    <w:rsid w:val="31EF8949"/>
    <w:rsid w:val="31F974C8"/>
    <w:rsid w:val="32DE2827"/>
    <w:rsid w:val="337F4F21"/>
    <w:rsid w:val="33AFFBE7"/>
    <w:rsid w:val="34FF9702"/>
    <w:rsid w:val="356EBE6D"/>
    <w:rsid w:val="363B2EDB"/>
    <w:rsid w:val="366D1567"/>
    <w:rsid w:val="36CED455"/>
    <w:rsid w:val="376D6F4D"/>
    <w:rsid w:val="377EE93B"/>
    <w:rsid w:val="37E70C10"/>
    <w:rsid w:val="37E71F07"/>
    <w:rsid w:val="37F3E841"/>
    <w:rsid w:val="37F78B21"/>
    <w:rsid w:val="37FD0FB0"/>
    <w:rsid w:val="37FFB999"/>
    <w:rsid w:val="398F0767"/>
    <w:rsid w:val="39B7EF85"/>
    <w:rsid w:val="39F598BB"/>
    <w:rsid w:val="39FD55AE"/>
    <w:rsid w:val="3A7ABAD9"/>
    <w:rsid w:val="3AEAA244"/>
    <w:rsid w:val="3AEECFD6"/>
    <w:rsid w:val="3B6F714C"/>
    <w:rsid w:val="3BCEB55E"/>
    <w:rsid w:val="3BCF30F8"/>
    <w:rsid w:val="3BDF8AAC"/>
    <w:rsid w:val="3BE39309"/>
    <w:rsid w:val="3BE63CB7"/>
    <w:rsid w:val="3BED64E6"/>
    <w:rsid w:val="3BFB6ADA"/>
    <w:rsid w:val="3C9FD7B2"/>
    <w:rsid w:val="3D1E198C"/>
    <w:rsid w:val="3D57DF1D"/>
    <w:rsid w:val="3D5F02D2"/>
    <w:rsid w:val="3D67C5D5"/>
    <w:rsid w:val="3D9614AB"/>
    <w:rsid w:val="3DAC40F3"/>
    <w:rsid w:val="3DC66A94"/>
    <w:rsid w:val="3DE74537"/>
    <w:rsid w:val="3DEC72BE"/>
    <w:rsid w:val="3DEF1055"/>
    <w:rsid w:val="3DF788A1"/>
    <w:rsid w:val="3DFDAF04"/>
    <w:rsid w:val="3DFDCA1C"/>
    <w:rsid w:val="3DFFC14A"/>
    <w:rsid w:val="3DFFEFC0"/>
    <w:rsid w:val="3E7B8664"/>
    <w:rsid w:val="3EB57FB0"/>
    <w:rsid w:val="3EB7FEA5"/>
    <w:rsid w:val="3EDFC370"/>
    <w:rsid w:val="3EEDC21A"/>
    <w:rsid w:val="3EEF1B34"/>
    <w:rsid w:val="3EFB019A"/>
    <w:rsid w:val="3EFB3B40"/>
    <w:rsid w:val="3EFED103"/>
    <w:rsid w:val="3F3B83CD"/>
    <w:rsid w:val="3F5A333A"/>
    <w:rsid w:val="3F5CC88F"/>
    <w:rsid w:val="3FBF3988"/>
    <w:rsid w:val="3FDB0CE3"/>
    <w:rsid w:val="3FDE2CC1"/>
    <w:rsid w:val="3FDEFE82"/>
    <w:rsid w:val="3FDF5971"/>
    <w:rsid w:val="3FDF779E"/>
    <w:rsid w:val="3FE76E40"/>
    <w:rsid w:val="3FEAE48A"/>
    <w:rsid w:val="3FEB3913"/>
    <w:rsid w:val="3FEC34AC"/>
    <w:rsid w:val="3FEE4145"/>
    <w:rsid w:val="3FEE5434"/>
    <w:rsid w:val="3FF7D960"/>
    <w:rsid w:val="3FF99A02"/>
    <w:rsid w:val="3FFB86C6"/>
    <w:rsid w:val="3FFBC453"/>
    <w:rsid w:val="3FFCDBEB"/>
    <w:rsid w:val="3FFD1D75"/>
    <w:rsid w:val="3FFE9EA4"/>
    <w:rsid w:val="3FFF5F56"/>
    <w:rsid w:val="3FFF630A"/>
    <w:rsid w:val="42F7B480"/>
    <w:rsid w:val="45F9CB6B"/>
    <w:rsid w:val="47BE9E0C"/>
    <w:rsid w:val="48EFDA04"/>
    <w:rsid w:val="48FF763B"/>
    <w:rsid w:val="49FFF164"/>
    <w:rsid w:val="4BFE081E"/>
    <w:rsid w:val="4C571825"/>
    <w:rsid w:val="4D7569FB"/>
    <w:rsid w:val="4F271FA0"/>
    <w:rsid w:val="4F7CCE02"/>
    <w:rsid w:val="4F9DA9EE"/>
    <w:rsid w:val="4FBEAC1A"/>
    <w:rsid w:val="4FDF184B"/>
    <w:rsid w:val="4FEC5CAC"/>
    <w:rsid w:val="4FF347CD"/>
    <w:rsid w:val="4FF5D3FC"/>
    <w:rsid w:val="4FFD911A"/>
    <w:rsid w:val="4FFF9269"/>
    <w:rsid w:val="516FD983"/>
    <w:rsid w:val="51FE2508"/>
    <w:rsid w:val="539FE72D"/>
    <w:rsid w:val="53A36B8A"/>
    <w:rsid w:val="54FB46C9"/>
    <w:rsid w:val="55F79862"/>
    <w:rsid w:val="55FF2F9D"/>
    <w:rsid w:val="55FF32DD"/>
    <w:rsid w:val="577C4D3A"/>
    <w:rsid w:val="577F1C36"/>
    <w:rsid w:val="57AF7B5A"/>
    <w:rsid w:val="57DF39BE"/>
    <w:rsid w:val="57FF56F9"/>
    <w:rsid w:val="58FF00D2"/>
    <w:rsid w:val="5938A62F"/>
    <w:rsid w:val="595DF4BA"/>
    <w:rsid w:val="59EFC087"/>
    <w:rsid w:val="59FFB87A"/>
    <w:rsid w:val="5AF9CD6A"/>
    <w:rsid w:val="5AFFE06A"/>
    <w:rsid w:val="5B5F3000"/>
    <w:rsid w:val="5B8DC423"/>
    <w:rsid w:val="5BBF1847"/>
    <w:rsid w:val="5BBF4AF1"/>
    <w:rsid w:val="5BDE35A5"/>
    <w:rsid w:val="5BE9B972"/>
    <w:rsid w:val="5BED5BBB"/>
    <w:rsid w:val="5BEEFCBE"/>
    <w:rsid w:val="5BEF2851"/>
    <w:rsid w:val="5BFE748D"/>
    <w:rsid w:val="5BFF326E"/>
    <w:rsid w:val="5C6DF9E1"/>
    <w:rsid w:val="5C6ED188"/>
    <w:rsid w:val="5CDEE6EB"/>
    <w:rsid w:val="5CE465BF"/>
    <w:rsid w:val="5CECB3F0"/>
    <w:rsid w:val="5CEFC052"/>
    <w:rsid w:val="5CFE8835"/>
    <w:rsid w:val="5D6EB5CA"/>
    <w:rsid w:val="5DBFB2F5"/>
    <w:rsid w:val="5DCA0464"/>
    <w:rsid w:val="5DD67F5F"/>
    <w:rsid w:val="5DDBAA46"/>
    <w:rsid w:val="5DDDB0CB"/>
    <w:rsid w:val="5DED8D57"/>
    <w:rsid w:val="5DEFAB58"/>
    <w:rsid w:val="5DF6EC57"/>
    <w:rsid w:val="5E1BC9CF"/>
    <w:rsid w:val="5E1E8484"/>
    <w:rsid w:val="5E7389A3"/>
    <w:rsid w:val="5E7B3908"/>
    <w:rsid w:val="5E7EBD6D"/>
    <w:rsid w:val="5E952FAA"/>
    <w:rsid w:val="5EAD1E8E"/>
    <w:rsid w:val="5ECB699B"/>
    <w:rsid w:val="5ED76DA3"/>
    <w:rsid w:val="5ED781B8"/>
    <w:rsid w:val="5EF9F404"/>
    <w:rsid w:val="5EFA5FE3"/>
    <w:rsid w:val="5EFBB924"/>
    <w:rsid w:val="5F1BCC99"/>
    <w:rsid w:val="5F3DC985"/>
    <w:rsid w:val="5F4A7A49"/>
    <w:rsid w:val="5F79E6E3"/>
    <w:rsid w:val="5F8EB009"/>
    <w:rsid w:val="5F9BB496"/>
    <w:rsid w:val="5FBA4103"/>
    <w:rsid w:val="5FBE2902"/>
    <w:rsid w:val="5FBF9028"/>
    <w:rsid w:val="5FBFD21C"/>
    <w:rsid w:val="5FC646F3"/>
    <w:rsid w:val="5FC7C9B4"/>
    <w:rsid w:val="5FCF2CD3"/>
    <w:rsid w:val="5FD9D90E"/>
    <w:rsid w:val="5FEF224A"/>
    <w:rsid w:val="5FEFB6BD"/>
    <w:rsid w:val="5FFB8BA2"/>
    <w:rsid w:val="5FFF36FA"/>
    <w:rsid w:val="5FFFDEA5"/>
    <w:rsid w:val="5FFFF9A7"/>
    <w:rsid w:val="63BD36F4"/>
    <w:rsid w:val="63CEAE3A"/>
    <w:rsid w:val="63F1E2E8"/>
    <w:rsid w:val="667A9497"/>
    <w:rsid w:val="66FD520E"/>
    <w:rsid w:val="677D28EF"/>
    <w:rsid w:val="677F63A9"/>
    <w:rsid w:val="67B5D54F"/>
    <w:rsid w:val="67FB95BF"/>
    <w:rsid w:val="685E3CC4"/>
    <w:rsid w:val="687D0728"/>
    <w:rsid w:val="69372F60"/>
    <w:rsid w:val="697FD99D"/>
    <w:rsid w:val="69AF3ADF"/>
    <w:rsid w:val="6A5F57AA"/>
    <w:rsid w:val="6A9D5689"/>
    <w:rsid w:val="6AAAB113"/>
    <w:rsid w:val="6ADF7C0D"/>
    <w:rsid w:val="6AFC3C47"/>
    <w:rsid w:val="6B6F35D0"/>
    <w:rsid w:val="6BEDD335"/>
    <w:rsid w:val="6BEE29EC"/>
    <w:rsid w:val="6BF92A45"/>
    <w:rsid w:val="6BFE4CC4"/>
    <w:rsid w:val="6BFF9126"/>
    <w:rsid w:val="6C464082"/>
    <w:rsid w:val="6C4F6DCA"/>
    <w:rsid w:val="6C77F7A7"/>
    <w:rsid w:val="6D3E41AB"/>
    <w:rsid w:val="6D3F24C5"/>
    <w:rsid w:val="6D5E29CF"/>
    <w:rsid w:val="6D5FDA83"/>
    <w:rsid w:val="6D7D68AD"/>
    <w:rsid w:val="6D87902C"/>
    <w:rsid w:val="6DFFD3FF"/>
    <w:rsid w:val="6E3F8D38"/>
    <w:rsid w:val="6E9FBB8A"/>
    <w:rsid w:val="6EB20CB8"/>
    <w:rsid w:val="6EBE41CE"/>
    <w:rsid w:val="6EBF17C3"/>
    <w:rsid w:val="6EDF1002"/>
    <w:rsid w:val="6EEFDE2D"/>
    <w:rsid w:val="6EF7BD27"/>
    <w:rsid w:val="6EFFDEFE"/>
    <w:rsid w:val="6EFFE24D"/>
    <w:rsid w:val="6EFFE2C6"/>
    <w:rsid w:val="6F4BA58D"/>
    <w:rsid w:val="6F76A257"/>
    <w:rsid w:val="6F77666B"/>
    <w:rsid w:val="6F7B729C"/>
    <w:rsid w:val="6F7FA368"/>
    <w:rsid w:val="6F7FFBA6"/>
    <w:rsid w:val="6F8F3C72"/>
    <w:rsid w:val="6F93D9C6"/>
    <w:rsid w:val="6F9B62EF"/>
    <w:rsid w:val="6FB3997A"/>
    <w:rsid w:val="6FBF4958"/>
    <w:rsid w:val="6FBFDB38"/>
    <w:rsid w:val="6FCFE691"/>
    <w:rsid w:val="6FD743CF"/>
    <w:rsid w:val="6FDCE00C"/>
    <w:rsid w:val="6FDE33CF"/>
    <w:rsid w:val="6FDF8AA5"/>
    <w:rsid w:val="6FF0DA3A"/>
    <w:rsid w:val="6FF16ACF"/>
    <w:rsid w:val="6FF26315"/>
    <w:rsid w:val="6FF293E0"/>
    <w:rsid w:val="6FF79DA3"/>
    <w:rsid w:val="6FF8843F"/>
    <w:rsid w:val="6FFA3AD8"/>
    <w:rsid w:val="6FFB64D5"/>
    <w:rsid w:val="6FFDCF7E"/>
    <w:rsid w:val="6FFF23A9"/>
    <w:rsid w:val="6FFFA381"/>
    <w:rsid w:val="6FFFC352"/>
    <w:rsid w:val="70FD3B1A"/>
    <w:rsid w:val="71F75061"/>
    <w:rsid w:val="71F90C3C"/>
    <w:rsid w:val="71FF1B9D"/>
    <w:rsid w:val="71FFE441"/>
    <w:rsid w:val="72596EF6"/>
    <w:rsid w:val="727B02AB"/>
    <w:rsid w:val="72978D43"/>
    <w:rsid w:val="72B73A50"/>
    <w:rsid w:val="72EF2ED0"/>
    <w:rsid w:val="72FB3F61"/>
    <w:rsid w:val="72FFD940"/>
    <w:rsid w:val="73320CB1"/>
    <w:rsid w:val="73E70656"/>
    <w:rsid w:val="73FD72A0"/>
    <w:rsid w:val="73FF215C"/>
    <w:rsid w:val="744A4CF0"/>
    <w:rsid w:val="747BFD82"/>
    <w:rsid w:val="74BFF0CC"/>
    <w:rsid w:val="74E7BA1A"/>
    <w:rsid w:val="753F3453"/>
    <w:rsid w:val="757EBCFF"/>
    <w:rsid w:val="75BD080C"/>
    <w:rsid w:val="75D78537"/>
    <w:rsid w:val="75DB0BF5"/>
    <w:rsid w:val="75ED9625"/>
    <w:rsid w:val="75EDDD91"/>
    <w:rsid w:val="75F38485"/>
    <w:rsid w:val="75F925E5"/>
    <w:rsid w:val="75FFD6D5"/>
    <w:rsid w:val="76675A34"/>
    <w:rsid w:val="7673748E"/>
    <w:rsid w:val="767F0C3F"/>
    <w:rsid w:val="76A79AED"/>
    <w:rsid w:val="76BD45F7"/>
    <w:rsid w:val="76CB63C5"/>
    <w:rsid w:val="76CFCF98"/>
    <w:rsid w:val="76CFFBD1"/>
    <w:rsid w:val="76E1F9A7"/>
    <w:rsid w:val="76ED8EB9"/>
    <w:rsid w:val="76FDEA8B"/>
    <w:rsid w:val="76FF210A"/>
    <w:rsid w:val="76FFA990"/>
    <w:rsid w:val="774F956D"/>
    <w:rsid w:val="777BEDBE"/>
    <w:rsid w:val="77972570"/>
    <w:rsid w:val="779BE2AA"/>
    <w:rsid w:val="77BDAF59"/>
    <w:rsid w:val="77BFDE06"/>
    <w:rsid w:val="77DB2E47"/>
    <w:rsid w:val="77DDAEF9"/>
    <w:rsid w:val="77DEAAF2"/>
    <w:rsid w:val="77E74006"/>
    <w:rsid w:val="77EFAAB3"/>
    <w:rsid w:val="77F1068D"/>
    <w:rsid w:val="77F5262C"/>
    <w:rsid w:val="77F78189"/>
    <w:rsid w:val="77F7B99B"/>
    <w:rsid w:val="77F97192"/>
    <w:rsid w:val="77F9FAA5"/>
    <w:rsid w:val="77FA311C"/>
    <w:rsid w:val="77FC68A1"/>
    <w:rsid w:val="77FF2079"/>
    <w:rsid w:val="77FF627D"/>
    <w:rsid w:val="781D7991"/>
    <w:rsid w:val="78DF441A"/>
    <w:rsid w:val="790E7A9F"/>
    <w:rsid w:val="7999A75D"/>
    <w:rsid w:val="79B610CD"/>
    <w:rsid w:val="79BF3DFA"/>
    <w:rsid w:val="79DF65CB"/>
    <w:rsid w:val="79FA51A6"/>
    <w:rsid w:val="79FB949B"/>
    <w:rsid w:val="79FC7880"/>
    <w:rsid w:val="7A37ACC7"/>
    <w:rsid w:val="7A9EF156"/>
    <w:rsid w:val="7AB79F96"/>
    <w:rsid w:val="7AB824E4"/>
    <w:rsid w:val="7ABF26F0"/>
    <w:rsid w:val="7ABFCB31"/>
    <w:rsid w:val="7AE85268"/>
    <w:rsid w:val="7AFEF2B8"/>
    <w:rsid w:val="7B3780B7"/>
    <w:rsid w:val="7B5F400D"/>
    <w:rsid w:val="7B637BC6"/>
    <w:rsid w:val="7BA5C626"/>
    <w:rsid w:val="7BAF323C"/>
    <w:rsid w:val="7BBDB8E3"/>
    <w:rsid w:val="7BC575BE"/>
    <w:rsid w:val="7BC90A2A"/>
    <w:rsid w:val="7BD7ED31"/>
    <w:rsid w:val="7BDF1BAA"/>
    <w:rsid w:val="7BDFB91E"/>
    <w:rsid w:val="7BEB41B3"/>
    <w:rsid w:val="7BEF93A5"/>
    <w:rsid w:val="7BEFBE19"/>
    <w:rsid w:val="7BF7B650"/>
    <w:rsid w:val="7BF7BAB6"/>
    <w:rsid w:val="7BFB5E13"/>
    <w:rsid w:val="7BFE3E74"/>
    <w:rsid w:val="7BFE88E1"/>
    <w:rsid w:val="7BFEE573"/>
    <w:rsid w:val="7BFF1BC2"/>
    <w:rsid w:val="7BFFE910"/>
    <w:rsid w:val="7BFFEB5C"/>
    <w:rsid w:val="7CEDEE7C"/>
    <w:rsid w:val="7CEFA602"/>
    <w:rsid w:val="7D11938D"/>
    <w:rsid w:val="7D37BAA4"/>
    <w:rsid w:val="7D6F5406"/>
    <w:rsid w:val="7DAFE5D2"/>
    <w:rsid w:val="7DB78F75"/>
    <w:rsid w:val="7DBD1858"/>
    <w:rsid w:val="7DBD2C82"/>
    <w:rsid w:val="7DBF5569"/>
    <w:rsid w:val="7DF59D13"/>
    <w:rsid w:val="7DF76C60"/>
    <w:rsid w:val="7DFBCF43"/>
    <w:rsid w:val="7DFC4040"/>
    <w:rsid w:val="7DFF3D4C"/>
    <w:rsid w:val="7DFFB7F6"/>
    <w:rsid w:val="7DFFF481"/>
    <w:rsid w:val="7E0B232D"/>
    <w:rsid w:val="7E2FE783"/>
    <w:rsid w:val="7E376A97"/>
    <w:rsid w:val="7E37860D"/>
    <w:rsid w:val="7E490E64"/>
    <w:rsid w:val="7E75BE7B"/>
    <w:rsid w:val="7E7F175A"/>
    <w:rsid w:val="7E9FF2F0"/>
    <w:rsid w:val="7EB53430"/>
    <w:rsid w:val="7EB97598"/>
    <w:rsid w:val="7EBF2DE8"/>
    <w:rsid w:val="7ECFA6E6"/>
    <w:rsid w:val="7ED68A61"/>
    <w:rsid w:val="7EDECDB5"/>
    <w:rsid w:val="7EEE7AD6"/>
    <w:rsid w:val="7EF6A14E"/>
    <w:rsid w:val="7EFA4C26"/>
    <w:rsid w:val="7EFE8678"/>
    <w:rsid w:val="7EFF559B"/>
    <w:rsid w:val="7EFF7579"/>
    <w:rsid w:val="7EFFAC98"/>
    <w:rsid w:val="7F27C865"/>
    <w:rsid w:val="7F2FEAAD"/>
    <w:rsid w:val="7F3E97E8"/>
    <w:rsid w:val="7F3FC0E6"/>
    <w:rsid w:val="7F5D5E8C"/>
    <w:rsid w:val="7F5F389A"/>
    <w:rsid w:val="7F64E47F"/>
    <w:rsid w:val="7F6FDD61"/>
    <w:rsid w:val="7F750A67"/>
    <w:rsid w:val="7F778927"/>
    <w:rsid w:val="7F77AB0D"/>
    <w:rsid w:val="7F7BCE90"/>
    <w:rsid w:val="7F7F3F53"/>
    <w:rsid w:val="7F809352"/>
    <w:rsid w:val="7F872228"/>
    <w:rsid w:val="7F8B8A13"/>
    <w:rsid w:val="7F8F5D6A"/>
    <w:rsid w:val="7F96B6B2"/>
    <w:rsid w:val="7F9C15D9"/>
    <w:rsid w:val="7F9FD339"/>
    <w:rsid w:val="7FA7C8D5"/>
    <w:rsid w:val="7FA96ADA"/>
    <w:rsid w:val="7FAB0F0A"/>
    <w:rsid w:val="7FAD1AD0"/>
    <w:rsid w:val="7FAE2D85"/>
    <w:rsid w:val="7FB63FF9"/>
    <w:rsid w:val="7FB6B230"/>
    <w:rsid w:val="7FBA69D6"/>
    <w:rsid w:val="7FBB96EF"/>
    <w:rsid w:val="7FBC2EE0"/>
    <w:rsid w:val="7FBDE62A"/>
    <w:rsid w:val="7FCB1D72"/>
    <w:rsid w:val="7FCB21E5"/>
    <w:rsid w:val="7FCD4F8C"/>
    <w:rsid w:val="7FCEBFD5"/>
    <w:rsid w:val="7FD22E11"/>
    <w:rsid w:val="7FD504E5"/>
    <w:rsid w:val="7FD9990D"/>
    <w:rsid w:val="7FDAB872"/>
    <w:rsid w:val="7FDB7D55"/>
    <w:rsid w:val="7FDFC198"/>
    <w:rsid w:val="7FEA4519"/>
    <w:rsid w:val="7FEBBD94"/>
    <w:rsid w:val="7FEBD90B"/>
    <w:rsid w:val="7FED1958"/>
    <w:rsid w:val="7FEDBC8E"/>
    <w:rsid w:val="7FEDCD29"/>
    <w:rsid w:val="7FEDEB1E"/>
    <w:rsid w:val="7FEE15AE"/>
    <w:rsid w:val="7FEF3E07"/>
    <w:rsid w:val="7FF6F471"/>
    <w:rsid w:val="7FF787A8"/>
    <w:rsid w:val="7FF89634"/>
    <w:rsid w:val="7FF96573"/>
    <w:rsid w:val="7FFADB4C"/>
    <w:rsid w:val="7FFB20A6"/>
    <w:rsid w:val="7FFB7193"/>
    <w:rsid w:val="7FFBC4B9"/>
    <w:rsid w:val="7FFBDDAF"/>
    <w:rsid w:val="7FFE0CF4"/>
    <w:rsid w:val="7FFE3815"/>
    <w:rsid w:val="7FFE69CA"/>
    <w:rsid w:val="7FFEF659"/>
    <w:rsid w:val="7FFF449C"/>
    <w:rsid w:val="7FFF4C48"/>
    <w:rsid w:val="7FFF5E42"/>
    <w:rsid w:val="7FFFAE5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620DE"/>
  <w15:docId w15:val="{81FE8933-6222-4C65-B6C1-AE764A62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Mangal"/>
      <w:i/>
      <w:iCs/>
      <w:sz w:val="24"/>
    </w:rPr>
  </w:style>
  <w:style w:type="paragraph" w:styleId="a4">
    <w:name w:val="Body Text"/>
    <w:basedOn w:val="a"/>
    <w:semiHidden/>
    <w:rPr>
      <w:sz w:val="28"/>
    </w:rPr>
  </w:style>
  <w:style w:type="paragraph" w:styleId="a5">
    <w:name w:val="Body Text Indent"/>
    <w:basedOn w:val="a"/>
    <w:qFormat/>
    <w:pPr>
      <w:spacing w:line="780" w:lineRule="exact"/>
      <w:ind w:left="359" w:hanging="357"/>
    </w:pPr>
    <w:rPr>
      <w:rFonts w:ascii="宋体" w:hAnsi="宋体"/>
    </w:rPr>
  </w:style>
  <w:style w:type="paragraph" w:styleId="a6">
    <w:name w:val="Balloon Text"/>
    <w:basedOn w:val="a"/>
    <w:semiHidden/>
    <w:qFormat/>
    <w:rPr>
      <w:sz w:val="18"/>
      <w:szCs w:val="18"/>
    </w:rPr>
  </w:style>
  <w:style w:type="paragraph" w:styleId="a7">
    <w:name w:val="footer"/>
    <w:basedOn w:val="a"/>
    <w:link w:val="a8"/>
    <w:qFormat/>
    <w:pPr>
      <w:tabs>
        <w:tab w:val="center" w:pos="4153"/>
        <w:tab w:val="right" w:pos="8306"/>
      </w:tabs>
      <w:snapToGrid w:val="0"/>
      <w:jc w:val="left"/>
    </w:pPr>
    <w:rPr>
      <w:sz w:val="18"/>
    </w:rPr>
  </w:style>
  <w:style w:type="paragraph" w:styleId="a9">
    <w:name w:val="header"/>
    <w:basedOn w:val="a"/>
    <w:qFormat/>
    <w:pPr>
      <w:pBdr>
        <w:bottom w:val="single" w:sz="6" w:space="1" w:color="000000"/>
      </w:pBdr>
      <w:tabs>
        <w:tab w:val="center" w:pos="4153"/>
        <w:tab w:val="right" w:pos="8306"/>
      </w:tabs>
      <w:snapToGrid w:val="0"/>
      <w:jc w:val="center"/>
    </w:pPr>
    <w:rPr>
      <w:sz w:val="18"/>
      <w:szCs w:val="18"/>
    </w:rPr>
  </w:style>
  <w:style w:type="paragraph" w:styleId="aa">
    <w:name w:val="List"/>
    <w:basedOn w:val="a4"/>
    <w:rPr>
      <w:rFonts w:cs="Mangal"/>
    </w:rPr>
  </w:style>
  <w:style w:type="character" w:styleId="ab">
    <w:name w:val="page number"/>
    <w:qFormat/>
    <w:rPr>
      <w:rFonts w:ascii="Arial" w:eastAsia="宋体" w:hAnsi="Arial" w:cs="Arial"/>
      <w:color w:val="0000FF"/>
      <w:kern w:val="2"/>
      <w:lang w:val="en-US" w:eastAsia="zh-CN" w:bidi="ar-SA"/>
    </w:rPr>
  </w:style>
  <w:style w:type="character" w:styleId="ac">
    <w:name w:val="line number"/>
    <w:basedOn w:val="a0"/>
    <w:uiPriority w:val="99"/>
    <w:semiHidden/>
    <w:unhideWhenUsed/>
    <w:qFormat/>
  </w:style>
  <w:style w:type="character" w:customStyle="1" w:styleId="a8">
    <w:name w:val="页脚 字符"/>
    <w:basedOn w:val="a0"/>
    <w:link w:val="a7"/>
    <w:uiPriority w:val="99"/>
    <w:qFormat/>
    <w:rPr>
      <w:kern w:val="2"/>
      <w:sz w:val="18"/>
    </w:rPr>
  </w:style>
  <w:style w:type="paragraph" w:customStyle="1" w:styleId="ad">
    <w:name w:val="标题样式"/>
    <w:basedOn w:val="a"/>
    <w:next w:val="a4"/>
    <w:qFormat/>
    <w:pPr>
      <w:keepNext/>
      <w:spacing w:before="240" w:after="120"/>
    </w:pPr>
    <w:rPr>
      <w:rFonts w:ascii="Liberation Sans" w:hAnsi="Liberation Sans" w:cs="Mangal"/>
      <w:sz w:val="28"/>
      <w:szCs w:val="28"/>
    </w:rPr>
  </w:style>
  <w:style w:type="paragraph" w:customStyle="1" w:styleId="ae">
    <w:name w:val="索引"/>
    <w:basedOn w:val="a"/>
    <w:qFormat/>
    <w:pPr>
      <w:suppressLineNumbers/>
    </w:pPr>
    <w:rPr>
      <w:rFonts w:cs="Mangal"/>
    </w:rPr>
  </w:style>
  <w:style w:type="paragraph" w:customStyle="1" w:styleId="af">
    <w:name w:val="页眉与页脚"/>
    <w:basedOn w:val="a"/>
    <w:qFormat/>
  </w:style>
  <w:style w:type="paragraph" w:styleId="af0">
    <w:name w:val="List Paragraph"/>
    <w:basedOn w:val="a"/>
    <w:uiPriority w:val="34"/>
    <w:qFormat/>
    <w:pPr>
      <w:ind w:firstLine="420"/>
    </w:pPr>
  </w:style>
  <w:style w:type="character" w:styleId="af1">
    <w:name w:val="Placeholder Text"/>
    <w:basedOn w:val="a0"/>
    <w:uiPriority w:val="99"/>
    <w:semiHidden/>
    <w:rPr>
      <w:color w:val="666666"/>
    </w:rPr>
  </w:style>
  <w:style w:type="paragraph" w:styleId="af2">
    <w:name w:val="Revision"/>
    <w:hidden/>
    <w:uiPriority w:val="99"/>
    <w:unhideWhenUsed/>
    <w:rsid w:val="00E9084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5.emf"/><Relationship Id="rId26" Type="http://schemas.openxmlformats.org/officeDocument/2006/relationships/image" Target="media/image9.emf"/><Relationship Id="rId39" Type="http://schemas.openxmlformats.org/officeDocument/2006/relationships/footer" Target="footer3.xml"/><Relationship Id="rId21" Type="http://schemas.openxmlformats.org/officeDocument/2006/relationships/package" Target="embeddings/Microsoft_Visio_Drawing4.vsdx"/><Relationship Id="rId34" Type="http://schemas.openxmlformats.org/officeDocument/2006/relationships/image" Target="media/image13.emf"/><Relationship Id="rId42" Type="http://schemas.openxmlformats.org/officeDocument/2006/relationships/footer" Target="footer4.xml"/><Relationship Id="rId47" Type="http://schemas.openxmlformats.org/officeDocument/2006/relationships/footer" Target="footer7.xml"/><Relationship Id="rId50"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emf"/><Relationship Id="rId29" Type="http://schemas.openxmlformats.org/officeDocument/2006/relationships/package" Target="embeddings/Microsoft_Visio_Drawing8.vsdx"/><Relationship Id="rId11" Type="http://schemas.openxmlformats.org/officeDocument/2006/relationships/footer" Target="footer2.xml"/><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package" Target="embeddings/Microsoft_Visio_Drawing12.vsdx"/><Relationship Id="rId40" Type="http://schemas.openxmlformats.org/officeDocument/2006/relationships/header" Target="header4.xml"/><Relationship Id="rId45"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0.emf"/><Relationship Id="rId36" Type="http://schemas.openxmlformats.org/officeDocument/2006/relationships/image" Target="media/image14.emf"/><Relationship Id="rId49" Type="http://schemas.microsoft.com/office/2011/relationships/people" Target="people.xml"/><Relationship Id="rId10" Type="http://schemas.openxmlformats.org/officeDocument/2006/relationships/header" Target="header2.xml"/><Relationship Id="rId19" Type="http://schemas.openxmlformats.org/officeDocument/2006/relationships/package" Target="embeddings/Microsoft_Visio_Drawing3.vsdx"/><Relationship Id="rId31" Type="http://schemas.openxmlformats.org/officeDocument/2006/relationships/package" Target="embeddings/Microsoft_Visio_Drawing9.vsdx"/><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package" Target="embeddings/Microsoft_Visio_Drawing7.vsdx"/><Relationship Id="rId30" Type="http://schemas.openxmlformats.org/officeDocument/2006/relationships/image" Target="media/image11.emf"/><Relationship Id="rId35" Type="http://schemas.openxmlformats.org/officeDocument/2006/relationships/package" Target="embeddings/Microsoft_Visio_Drawing11.vsdx"/><Relationship Id="rId43" Type="http://schemas.openxmlformats.org/officeDocument/2006/relationships/footer" Target="footer5.xm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header" Target="header3.xml"/><Relationship Id="rId46" Type="http://schemas.openxmlformats.org/officeDocument/2006/relationships/footer" Target="footer6.xml"/><Relationship Id="rId20" Type="http://schemas.openxmlformats.org/officeDocument/2006/relationships/image" Target="media/image6.emf"/><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46</Pages>
  <Words>18925</Words>
  <Characters>22333</Characters>
  <Application>Microsoft Office Word</Application>
  <DocSecurity>0</DocSecurity>
  <Lines>676</Lines>
  <Paragraphs>241</Paragraphs>
  <ScaleCrop>false</ScaleCrop>
  <Company>sipo</Company>
  <LinksUpToDate>false</LinksUpToDate>
  <CharactersWithSpaces>41017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伯涛 吴</cp:lastModifiedBy>
  <cp:revision>105</cp:revision>
  <cp:lastPrinted>2025-11-05T07:50:00Z</cp:lastPrinted>
  <dcterms:created xsi:type="dcterms:W3CDTF">2025-11-05T06:36:00Z</dcterms:created>
  <dcterms:modified xsi:type="dcterms:W3CDTF">2025-11-05T13:16:00Z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